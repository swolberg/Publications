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90BA2" w14:textId="77777777" w:rsidR="00116C2A" w:rsidRPr="00CE2699" w:rsidRDefault="00116C2A" w:rsidP="00FD2F11">
      <w:pPr>
        <w:pBdr>
          <w:bottom w:val="single" w:sz="12" w:space="1" w:color="auto"/>
        </w:pBdr>
        <w:spacing w:after="0"/>
        <w:rPr>
          <w:b/>
          <w:sz w:val="20"/>
          <w:szCs w:val="20"/>
        </w:rPr>
      </w:pPr>
      <w:bookmarkStart w:id="0" w:name="_Hlk118214529"/>
      <w:bookmarkStart w:id="1" w:name="_GoBack"/>
      <w:bookmarkEnd w:id="0"/>
      <w:bookmarkEnd w:id="1"/>
      <w:r w:rsidRPr="00CE2699">
        <w:rPr>
          <w:b/>
          <w:sz w:val="20"/>
          <w:szCs w:val="20"/>
        </w:rPr>
        <w:t xml:space="preserve">1. Introduction         </w:t>
      </w:r>
    </w:p>
    <w:p w14:paraId="44D017C0" w14:textId="77777777" w:rsidR="00AE4D28" w:rsidRPr="00AE4D28" w:rsidRDefault="00AE4D28" w:rsidP="00417678">
      <w:pPr>
        <w:spacing w:after="0"/>
        <w:jc w:val="both"/>
        <w:rPr>
          <w:rFonts w:ascii="Calibri" w:hAnsi="Calibri" w:cs="Calibri"/>
          <w:sz w:val="20"/>
          <w:szCs w:val="20"/>
        </w:rPr>
      </w:pPr>
      <w:r w:rsidRPr="00AE4D28">
        <w:rPr>
          <w:rFonts w:ascii="Calibri" w:hAnsi="Calibri" w:cs="Calibri"/>
          <w:i/>
          <w:color w:val="333333"/>
          <w:sz w:val="20"/>
          <w:szCs w:val="20"/>
          <w:shd w:val="clear" w:color="auto" w:fill="FFFFFF"/>
        </w:rPr>
        <w:t>"If you're competitor-focused, you have to wait until there is a competitor doing something. Being customer-focused allows you to be more pioneering."—Jeff Bezos</w:t>
      </w:r>
    </w:p>
    <w:p w14:paraId="7E2BE8AD" w14:textId="77777777" w:rsidR="00AE4D28" w:rsidRDefault="00AE4D28" w:rsidP="00417678">
      <w:pPr>
        <w:spacing w:after="0"/>
        <w:jc w:val="both"/>
        <w:rPr>
          <w:rFonts w:ascii="Calibri" w:hAnsi="Calibri" w:cs="Calibri"/>
          <w:sz w:val="20"/>
          <w:szCs w:val="20"/>
        </w:rPr>
      </w:pPr>
    </w:p>
    <w:p w14:paraId="758A436F" w14:textId="77777777" w:rsidR="00D320B0" w:rsidRDefault="0069240D" w:rsidP="00417678">
      <w:pPr>
        <w:spacing w:after="0"/>
        <w:jc w:val="both"/>
        <w:rPr>
          <w:rFonts w:ascii="Calibri" w:hAnsi="Calibri" w:cs="Calibri"/>
          <w:sz w:val="20"/>
          <w:szCs w:val="20"/>
        </w:rPr>
      </w:pPr>
      <w:r>
        <w:rPr>
          <w:rFonts w:ascii="Calibri" w:hAnsi="Calibri" w:cs="Calibri"/>
          <w:sz w:val="20"/>
          <w:szCs w:val="20"/>
        </w:rPr>
        <w:t>Over Q4’22 and Q1’23</w:t>
      </w:r>
      <w:r w:rsidR="00FF54A7" w:rsidRPr="00FF54A7">
        <w:rPr>
          <w:rFonts w:ascii="Calibri" w:hAnsi="Calibri" w:cs="Calibri"/>
          <w:sz w:val="20"/>
          <w:szCs w:val="20"/>
        </w:rPr>
        <w:t xml:space="preserve"> we conducted a deep dive across multiple </w:t>
      </w:r>
      <w:r>
        <w:rPr>
          <w:rFonts w:ascii="Calibri" w:hAnsi="Calibri" w:cs="Calibri"/>
          <w:sz w:val="20"/>
          <w:szCs w:val="20"/>
        </w:rPr>
        <w:t xml:space="preserve">Chronicle </w:t>
      </w:r>
      <w:r w:rsidR="00FF54A7" w:rsidRPr="00FF54A7">
        <w:rPr>
          <w:rFonts w:ascii="Calibri" w:hAnsi="Calibri" w:cs="Calibri"/>
          <w:sz w:val="20"/>
          <w:szCs w:val="20"/>
        </w:rPr>
        <w:t xml:space="preserve">customer </w:t>
      </w:r>
      <w:r w:rsidR="008117B8">
        <w:rPr>
          <w:rFonts w:ascii="Calibri" w:hAnsi="Calibri" w:cs="Calibri"/>
          <w:sz w:val="20"/>
          <w:szCs w:val="20"/>
        </w:rPr>
        <w:t>touchpoints</w:t>
      </w:r>
      <w:r>
        <w:rPr>
          <w:rFonts w:ascii="Calibri" w:hAnsi="Calibri" w:cs="Calibri"/>
          <w:sz w:val="20"/>
          <w:szCs w:val="20"/>
        </w:rPr>
        <w:t xml:space="preserve"> </w:t>
      </w:r>
      <w:r w:rsidR="00FF54A7" w:rsidRPr="00FF54A7">
        <w:rPr>
          <w:rFonts w:ascii="Calibri" w:hAnsi="Calibri" w:cs="Calibri"/>
          <w:sz w:val="20"/>
          <w:szCs w:val="20"/>
        </w:rPr>
        <w:t>(</w:t>
      </w:r>
      <w:r w:rsidR="00D40556" w:rsidRPr="00FF54A7">
        <w:rPr>
          <w:rFonts w:ascii="Calibri" w:hAnsi="Calibri" w:cs="Calibri"/>
          <w:sz w:val="20"/>
          <w:szCs w:val="20"/>
        </w:rPr>
        <w:t>SIMs, Office</w:t>
      </w:r>
      <w:r w:rsidR="00FF54A7" w:rsidRPr="00FF54A7">
        <w:rPr>
          <w:rFonts w:ascii="Calibri" w:hAnsi="Calibri" w:cs="Calibri"/>
          <w:sz w:val="20"/>
          <w:szCs w:val="20"/>
        </w:rPr>
        <w:t xml:space="preserve"> Hours, 1:1 customer </w:t>
      </w:r>
      <w:r w:rsidR="008117B8" w:rsidRPr="00FF54A7">
        <w:rPr>
          <w:rFonts w:ascii="Calibri" w:hAnsi="Calibri" w:cs="Calibri"/>
          <w:sz w:val="20"/>
          <w:szCs w:val="20"/>
        </w:rPr>
        <w:t>interview</w:t>
      </w:r>
      <w:r>
        <w:rPr>
          <w:rFonts w:ascii="Calibri" w:hAnsi="Calibri" w:cs="Calibri"/>
          <w:sz w:val="20"/>
          <w:szCs w:val="20"/>
        </w:rPr>
        <w:t>,</w:t>
      </w:r>
      <w:r w:rsidR="00A43AC1">
        <w:rPr>
          <w:rFonts w:ascii="Calibri" w:hAnsi="Calibri" w:cs="Calibri"/>
          <w:sz w:val="20"/>
          <w:szCs w:val="20"/>
        </w:rPr>
        <w:t xml:space="preserve"> usage</w:t>
      </w:r>
      <w:r>
        <w:rPr>
          <w:rFonts w:ascii="Calibri" w:hAnsi="Calibri" w:cs="Calibri"/>
          <w:sz w:val="20"/>
          <w:szCs w:val="20"/>
        </w:rPr>
        <w:t xml:space="preserve"> metric</w:t>
      </w:r>
      <w:r w:rsidR="00A43AC1">
        <w:rPr>
          <w:rFonts w:ascii="Calibri" w:hAnsi="Calibri" w:cs="Calibri"/>
          <w:sz w:val="20"/>
          <w:szCs w:val="20"/>
        </w:rPr>
        <w:t>s</w:t>
      </w:r>
      <w:r w:rsidR="00995808">
        <w:rPr>
          <w:rFonts w:ascii="Calibri" w:hAnsi="Calibri" w:cs="Calibri"/>
          <w:sz w:val="20"/>
          <w:szCs w:val="20"/>
        </w:rPr>
        <w:t xml:space="preserve">, </w:t>
      </w:r>
      <w:r w:rsidR="008117B8">
        <w:rPr>
          <w:rFonts w:ascii="Calibri" w:hAnsi="Calibri" w:cs="Calibri"/>
          <w:sz w:val="20"/>
          <w:szCs w:val="20"/>
        </w:rPr>
        <w:t xml:space="preserve">metrics </w:t>
      </w:r>
      <w:r w:rsidR="00995808">
        <w:rPr>
          <w:rFonts w:ascii="Calibri" w:hAnsi="Calibri" w:cs="Calibri"/>
          <w:sz w:val="20"/>
          <w:szCs w:val="20"/>
        </w:rPr>
        <w:t>survey</w:t>
      </w:r>
      <w:r w:rsidR="00FF54A7" w:rsidRPr="00FF54A7">
        <w:rPr>
          <w:rFonts w:ascii="Calibri" w:hAnsi="Calibri" w:cs="Calibri"/>
          <w:sz w:val="20"/>
          <w:szCs w:val="20"/>
        </w:rPr>
        <w:t>)</w:t>
      </w:r>
      <w:r w:rsidR="008117B8">
        <w:rPr>
          <w:rFonts w:ascii="Calibri" w:hAnsi="Calibri" w:cs="Calibri"/>
          <w:sz w:val="20"/>
          <w:szCs w:val="20"/>
        </w:rPr>
        <w:t>.</w:t>
      </w:r>
      <w:r w:rsidR="008E5016">
        <w:rPr>
          <w:rFonts w:ascii="Calibri" w:hAnsi="Calibri" w:cs="Calibri"/>
          <w:sz w:val="20"/>
          <w:szCs w:val="20"/>
        </w:rPr>
        <w:t xml:space="preserve"> We wanted to </w:t>
      </w:r>
      <w:r w:rsidR="00923623">
        <w:rPr>
          <w:rFonts w:ascii="Calibri" w:hAnsi="Calibri" w:cs="Calibri"/>
          <w:sz w:val="20"/>
          <w:szCs w:val="20"/>
        </w:rPr>
        <w:t>test and examine</w:t>
      </w:r>
      <w:r w:rsidR="008E5016">
        <w:rPr>
          <w:rFonts w:ascii="Calibri" w:hAnsi="Calibri" w:cs="Calibri"/>
          <w:sz w:val="20"/>
          <w:szCs w:val="20"/>
        </w:rPr>
        <w:t xml:space="preserve"> combined analysis of this data and what insights (e.g. correlations, contradictions, problem areas, solutions) it may provide</w:t>
      </w:r>
      <w:r w:rsidR="00923623">
        <w:rPr>
          <w:rFonts w:ascii="Calibri" w:hAnsi="Calibri" w:cs="Calibri"/>
          <w:sz w:val="20"/>
          <w:szCs w:val="20"/>
        </w:rPr>
        <w:t xml:space="preserve"> in regard to assessing data consistency, comprehension, and accuracy</w:t>
      </w:r>
      <w:r w:rsidR="008E5016">
        <w:rPr>
          <w:rFonts w:ascii="Calibri" w:hAnsi="Calibri" w:cs="Calibri"/>
          <w:sz w:val="20"/>
          <w:szCs w:val="20"/>
        </w:rPr>
        <w:t>.</w:t>
      </w:r>
      <w:r w:rsidR="00FF54A7" w:rsidRPr="00FF54A7">
        <w:rPr>
          <w:rFonts w:ascii="Calibri" w:hAnsi="Calibri" w:cs="Calibri"/>
          <w:sz w:val="20"/>
          <w:szCs w:val="20"/>
        </w:rPr>
        <w:t xml:space="preserve">  </w:t>
      </w:r>
    </w:p>
    <w:p w14:paraId="5449ECA3" w14:textId="77777777" w:rsidR="006C5795" w:rsidRDefault="006C5795" w:rsidP="00417678">
      <w:pPr>
        <w:spacing w:after="0"/>
        <w:jc w:val="both"/>
        <w:rPr>
          <w:rFonts w:ascii="Calibri" w:hAnsi="Calibri" w:cs="Calibri"/>
          <w:sz w:val="20"/>
          <w:szCs w:val="20"/>
        </w:rPr>
      </w:pPr>
    </w:p>
    <w:p w14:paraId="33081809" w14:textId="77777777" w:rsidR="00223AE6" w:rsidRDefault="001E107C" w:rsidP="00923623">
      <w:pPr>
        <w:spacing w:after="0"/>
        <w:jc w:val="both"/>
        <w:rPr>
          <w:rFonts w:cstheme="minorHAnsi"/>
          <w:sz w:val="20"/>
          <w:szCs w:val="20"/>
        </w:rPr>
      </w:pPr>
      <w:r w:rsidRPr="00D320B0">
        <w:rPr>
          <w:rFonts w:cstheme="minorHAnsi"/>
          <w:sz w:val="20"/>
          <w:szCs w:val="20"/>
        </w:rPr>
        <w:t xml:space="preserve">The </w:t>
      </w:r>
      <w:r w:rsidRPr="00D320B0">
        <w:rPr>
          <w:rFonts w:cstheme="minorHAnsi"/>
          <w:b/>
          <w:sz w:val="20"/>
          <w:szCs w:val="20"/>
        </w:rPr>
        <w:t>purpose</w:t>
      </w:r>
      <w:r w:rsidRPr="00D320B0">
        <w:rPr>
          <w:rFonts w:cstheme="minorHAnsi"/>
          <w:sz w:val="20"/>
          <w:szCs w:val="20"/>
        </w:rPr>
        <w:t xml:space="preserve"> of this document </w:t>
      </w:r>
      <w:r w:rsidR="005C714B">
        <w:rPr>
          <w:rFonts w:cstheme="minorHAnsi"/>
          <w:sz w:val="20"/>
          <w:szCs w:val="20"/>
        </w:rPr>
        <w:t>is</w:t>
      </w:r>
      <w:r w:rsidR="007E3BB4" w:rsidRPr="00D320B0">
        <w:rPr>
          <w:rFonts w:cstheme="minorHAnsi"/>
          <w:sz w:val="20"/>
          <w:szCs w:val="20"/>
        </w:rPr>
        <w:t xml:space="preserve"> </w:t>
      </w:r>
      <w:r w:rsidRPr="00D320B0">
        <w:rPr>
          <w:rFonts w:cstheme="minorHAnsi"/>
          <w:sz w:val="20"/>
          <w:szCs w:val="20"/>
        </w:rPr>
        <w:t>to</w:t>
      </w:r>
      <w:r w:rsidR="00923623">
        <w:rPr>
          <w:rFonts w:cstheme="minorHAnsi"/>
          <w:sz w:val="20"/>
          <w:szCs w:val="20"/>
        </w:rPr>
        <w:t>:</w:t>
      </w:r>
      <w:r w:rsidRPr="00D320B0">
        <w:rPr>
          <w:rFonts w:cstheme="minorHAnsi"/>
          <w:sz w:val="20"/>
          <w:szCs w:val="20"/>
        </w:rPr>
        <w:t xml:space="preserve"> </w:t>
      </w:r>
      <w:r w:rsidR="00923623">
        <w:rPr>
          <w:rFonts w:cstheme="minorHAnsi"/>
          <w:sz w:val="20"/>
          <w:szCs w:val="20"/>
        </w:rPr>
        <w:t>1)</w:t>
      </w:r>
      <w:r w:rsidR="00480F62">
        <w:rPr>
          <w:rFonts w:cstheme="minorHAnsi"/>
          <w:sz w:val="20"/>
          <w:szCs w:val="20"/>
        </w:rPr>
        <w:t xml:space="preserve"> identify </w:t>
      </w:r>
      <w:r w:rsidR="00006396">
        <w:rPr>
          <w:rFonts w:cstheme="minorHAnsi"/>
          <w:sz w:val="20"/>
          <w:szCs w:val="20"/>
        </w:rPr>
        <w:t>key insights</w:t>
      </w:r>
      <w:r w:rsidR="00923623">
        <w:rPr>
          <w:rFonts w:cstheme="minorHAnsi"/>
          <w:sz w:val="20"/>
          <w:szCs w:val="20"/>
        </w:rPr>
        <w:t xml:space="preserve"> </w:t>
      </w:r>
      <w:r w:rsidR="00006396">
        <w:rPr>
          <w:rFonts w:cstheme="minorHAnsi"/>
          <w:sz w:val="20"/>
          <w:szCs w:val="20"/>
        </w:rPr>
        <w:t xml:space="preserve">of </w:t>
      </w:r>
      <w:r w:rsidR="00923623">
        <w:rPr>
          <w:rFonts w:cstheme="minorHAnsi"/>
          <w:sz w:val="20"/>
          <w:szCs w:val="20"/>
        </w:rPr>
        <w:t xml:space="preserve">the SIM data, usage metrics, and the metrics survey; 2) identify ways that the information may be useful; </w:t>
      </w:r>
      <w:r w:rsidR="00CE397C">
        <w:rPr>
          <w:rFonts w:cstheme="minorHAnsi"/>
          <w:sz w:val="20"/>
          <w:szCs w:val="20"/>
        </w:rPr>
        <w:t xml:space="preserve">3) what improvements are needed; </w:t>
      </w:r>
      <w:r w:rsidR="00923623">
        <w:rPr>
          <w:rFonts w:cstheme="minorHAnsi"/>
          <w:sz w:val="20"/>
          <w:szCs w:val="20"/>
        </w:rPr>
        <w:t xml:space="preserve">and </w:t>
      </w:r>
      <w:r w:rsidR="00CE397C">
        <w:rPr>
          <w:rFonts w:cstheme="minorHAnsi"/>
          <w:sz w:val="20"/>
          <w:szCs w:val="20"/>
        </w:rPr>
        <w:t>4</w:t>
      </w:r>
      <w:r w:rsidR="00923623">
        <w:rPr>
          <w:rFonts w:cstheme="minorHAnsi"/>
          <w:sz w:val="20"/>
          <w:szCs w:val="20"/>
        </w:rPr>
        <w:t>) discuss next steps of the issue.</w:t>
      </w:r>
      <w:r w:rsidR="0092515B" w:rsidRPr="0092515B">
        <w:rPr>
          <w:rFonts w:ascii="Calibri" w:hAnsi="Calibri" w:cs="Calibri"/>
          <w:sz w:val="20"/>
          <w:szCs w:val="20"/>
        </w:rPr>
        <w:t xml:space="preserve"> </w:t>
      </w:r>
      <w:r w:rsidR="0092515B">
        <w:rPr>
          <w:rFonts w:ascii="Calibri" w:hAnsi="Calibri" w:cs="Calibri"/>
          <w:sz w:val="20"/>
          <w:szCs w:val="20"/>
        </w:rPr>
        <w:t xml:space="preserve">Ultimately, the desired result is that this information will help our team develop </w:t>
      </w:r>
      <w:r w:rsidR="0092515B" w:rsidRPr="00D320B0">
        <w:rPr>
          <w:rFonts w:ascii="Calibri" w:hAnsi="Calibri" w:cs="Calibri"/>
          <w:sz w:val="20"/>
          <w:szCs w:val="20"/>
        </w:rPr>
        <w:t>a cohesive strategy across metric owners, application owners, data services, and decision makers to ensure metrics are used effectively for decision making.</w:t>
      </w:r>
      <w:r w:rsidR="0092515B" w:rsidRPr="00FF54A7">
        <w:rPr>
          <w:rFonts w:ascii="Calibri" w:hAnsi="Calibri" w:cs="Calibri"/>
          <w:sz w:val="20"/>
          <w:szCs w:val="20"/>
        </w:rPr>
        <w:t xml:space="preserve"> </w:t>
      </w:r>
      <w:r w:rsidR="0092515B">
        <w:rPr>
          <w:rFonts w:ascii="Calibri" w:hAnsi="Calibri" w:cs="Calibri"/>
          <w:sz w:val="20"/>
          <w:szCs w:val="20"/>
        </w:rPr>
        <w:t xml:space="preserve"> </w:t>
      </w:r>
    </w:p>
    <w:p w14:paraId="588EDD8C" w14:textId="77777777" w:rsidR="00FD2F11" w:rsidRDefault="00FD2F11" w:rsidP="00FD2F11">
      <w:pPr>
        <w:pBdr>
          <w:bottom w:val="single" w:sz="12" w:space="1" w:color="auto"/>
        </w:pBdr>
        <w:spacing w:after="0"/>
        <w:rPr>
          <w:b/>
          <w:sz w:val="20"/>
          <w:szCs w:val="20"/>
        </w:rPr>
      </w:pPr>
    </w:p>
    <w:p w14:paraId="7BD61A40" w14:textId="77777777" w:rsidR="00EA3160" w:rsidRPr="00CE2699" w:rsidRDefault="00FD2F11" w:rsidP="00FD2F11">
      <w:pPr>
        <w:pBdr>
          <w:bottom w:val="single" w:sz="12" w:space="1" w:color="auto"/>
        </w:pBdr>
        <w:spacing w:after="0"/>
        <w:rPr>
          <w:b/>
          <w:sz w:val="20"/>
          <w:szCs w:val="20"/>
        </w:rPr>
      </w:pPr>
      <w:r w:rsidRPr="00CD1EB2">
        <w:rPr>
          <w:b/>
          <w:sz w:val="20"/>
          <w:szCs w:val="20"/>
        </w:rPr>
        <w:t>2. Problem</w:t>
      </w:r>
      <w:r>
        <w:rPr>
          <w:b/>
          <w:sz w:val="20"/>
          <w:szCs w:val="20"/>
        </w:rPr>
        <w:t xml:space="preserve"> </w:t>
      </w:r>
      <w:r w:rsidRPr="00CE2699">
        <w:rPr>
          <w:b/>
          <w:sz w:val="20"/>
          <w:szCs w:val="20"/>
        </w:rPr>
        <w:t xml:space="preserve">    </w:t>
      </w:r>
      <w:r w:rsidR="000055DA" w:rsidRPr="000055DA">
        <w:rPr>
          <w:b/>
          <w:sz w:val="20"/>
          <w:szCs w:val="20"/>
        </w:rPr>
        <w:t xml:space="preserve"> </w:t>
      </w:r>
    </w:p>
    <w:p w14:paraId="5FB9F3A6" w14:textId="77777777" w:rsidR="001C5668" w:rsidRDefault="001C5668" w:rsidP="00417678">
      <w:pPr>
        <w:spacing w:after="0"/>
        <w:jc w:val="both"/>
        <w:rPr>
          <w:i/>
          <w:sz w:val="20"/>
          <w:szCs w:val="20"/>
        </w:rPr>
      </w:pPr>
      <w:r w:rsidRPr="007964B7">
        <w:rPr>
          <w:i/>
          <w:sz w:val="20"/>
          <w:szCs w:val="20"/>
        </w:rPr>
        <w:t>“</w:t>
      </w:r>
      <w:r w:rsidR="00F146EB">
        <w:rPr>
          <w:i/>
          <w:sz w:val="20"/>
          <w:szCs w:val="20"/>
        </w:rPr>
        <w:t>A problem well stated is a problem half solved.”</w:t>
      </w:r>
      <w:r w:rsidR="007964B7" w:rsidRPr="007964B7">
        <w:rPr>
          <w:i/>
          <w:sz w:val="20"/>
          <w:szCs w:val="20"/>
        </w:rPr>
        <w:t xml:space="preserve">– </w:t>
      </w:r>
      <w:r w:rsidR="00F146EB">
        <w:rPr>
          <w:i/>
          <w:sz w:val="20"/>
          <w:szCs w:val="20"/>
        </w:rPr>
        <w:t>John Dewey</w:t>
      </w:r>
    </w:p>
    <w:p w14:paraId="7BC4FE71" w14:textId="77777777" w:rsidR="009F79C3" w:rsidRDefault="009F79C3" w:rsidP="00417678">
      <w:pPr>
        <w:spacing w:after="0"/>
        <w:jc w:val="both"/>
        <w:rPr>
          <w:rFonts w:ascii="Calibri" w:hAnsi="Calibri" w:cs="Calibri"/>
          <w:sz w:val="20"/>
          <w:szCs w:val="20"/>
        </w:rPr>
      </w:pPr>
    </w:p>
    <w:p w14:paraId="4F623EC5" w14:textId="77777777" w:rsidR="00B06350" w:rsidRDefault="00E01217" w:rsidP="00417678">
      <w:pPr>
        <w:spacing w:after="0"/>
        <w:jc w:val="both"/>
        <w:rPr>
          <w:rFonts w:ascii="Calibri" w:hAnsi="Calibri" w:cs="Calibri"/>
          <w:sz w:val="20"/>
          <w:szCs w:val="20"/>
        </w:rPr>
      </w:pPr>
      <w:r>
        <w:rPr>
          <w:rFonts w:ascii="Calibri" w:hAnsi="Calibri" w:cs="Calibri"/>
          <w:sz w:val="20"/>
          <w:szCs w:val="20"/>
        </w:rPr>
        <w:t>From the</w:t>
      </w:r>
      <w:r w:rsidR="009F79C3" w:rsidRPr="00FF54A7">
        <w:rPr>
          <w:rFonts w:ascii="Calibri" w:hAnsi="Calibri" w:cs="Calibri"/>
          <w:sz w:val="20"/>
          <w:szCs w:val="20"/>
        </w:rPr>
        <w:t xml:space="preserve"> deep dive across multiple customer support touchpoints (SIMs, Office Hours, 1:1 customer interviews) </w:t>
      </w:r>
      <w:r>
        <w:rPr>
          <w:rFonts w:ascii="Calibri" w:hAnsi="Calibri" w:cs="Calibri"/>
          <w:sz w:val="20"/>
          <w:szCs w:val="20"/>
        </w:rPr>
        <w:t>we</w:t>
      </w:r>
      <w:r w:rsidR="009F79C3" w:rsidRPr="00FF54A7">
        <w:rPr>
          <w:rFonts w:ascii="Calibri" w:hAnsi="Calibri" w:cs="Calibri"/>
          <w:sz w:val="20"/>
          <w:szCs w:val="20"/>
        </w:rPr>
        <w:t xml:space="preserve"> identified that 25% of our customer contacts are due to issues/questions about metrics.  These questions point to underlying problems about users’ ability to comprehend and drive effective insights from metrics.  Currently, metric owners, application owners, and data service owners have a siloed and reactive approach towards these issues (focused on reducing customer touch points).</w:t>
      </w:r>
      <w:r w:rsidR="009F79C3">
        <w:rPr>
          <w:rFonts w:ascii="Calibri" w:hAnsi="Calibri" w:cs="Calibri"/>
          <w:sz w:val="20"/>
          <w:szCs w:val="20"/>
        </w:rPr>
        <w:t xml:space="preserve">  </w:t>
      </w:r>
    </w:p>
    <w:p w14:paraId="070EE004" w14:textId="77777777" w:rsidR="009F79C3" w:rsidRDefault="009F79C3" w:rsidP="00417678">
      <w:pPr>
        <w:spacing w:after="0"/>
        <w:jc w:val="both"/>
        <w:rPr>
          <w:rFonts w:ascii="Calibri" w:hAnsi="Calibri" w:cs="Calibri"/>
          <w:sz w:val="20"/>
          <w:szCs w:val="20"/>
        </w:rPr>
      </w:pPr>
    </w:p>
    <w:p w14:paraId="60B4A1C3" w14:textId="77777777" w:rsidR="003A19F1" w:rsidRDefault="003A19F1" w:rsidP="00417678">
      <w:pPr>
        <w:spacing w:after="0"/>
        <w:jc w:val="both"/>
        <w:rPr>
          <w:sz w:val="20"/>
          <w:szCs w:val="20"/>
        </w:rPr>
      </w:pPr>
      <w:r>
        <w:rPr>
          <w:sz w:val="20"/>
          <w:szCs w:val="20"/>
        </w:rPr>
        <w:t xml:space="preserve">How do we create a cohesive data strategy across metric owners, application owners, data services, and decision makers to ensure that metrics are used effectively </w:t>
      </w:r>
      <w:r w:rsidR="00114E21">
        <w:rPr>
          <w:sz w:val="20"/>
          <w:szCs w:val="20"/>
        </w:rPr>
        <w:t>to: 1) turn this data</w:t>
      </w:r>
      <w:r>
        <w:rPr>
          <w:sz w:val="20"/>
          <w:szCs w:val="20"/>
        </w:rPr>
        <w:t xml:space="preserve"> into intelligence</w:t>
      </w:r>
      <w:r w:rsidR="00114E21">
        <w:rPr>
          <w:sz w:val="20"/>
          <w:szCs w:val="20"/>
        </w:rPr>
        <w:t>; 2)</w:t>
      </w:r>
      <w:r w:rsidR="00933CA9">
        <w:rPr>
          <w:sz w:val="20"/>
          <w:szCs w:val="20"/>
        </w:rPr>
        <w:t xml:space="preserve"> </w:t>
      </w:r>
      <w:r>
        <w:rPr>
          <w:sz w:val="20"/>
          <w:szCs w:val="20"/>
        </w:rPr>
        <w:t>delivering the right recommendations at the right time</w:t>
      </w:r>
      <w:r w:rsidR="00114E21">
        <w:rPr>
          <w:sz w:val="20"/>
          <w:szCs w:val="20"/>
        </w:rPr>
        <w:t>; 3)</w:t>
      </w:r>
      <w:r>
        <w:rPr>
          <w:sz w:val="20"/>
          <w:szCs w:val="20"/>
        </w:rPr>
        <w:t xml:space="preserve"> unifying data to deliver </w:t>
      </w:r>
      <w:r w:rsidR="00114E21">
        <w:rPr>
          <w:sz w:val="20"/>
          <w:szCs w:val="20"/>
        </w:rPr>
        <w:t xml:space="preserve">a </w:t>
      </w:r>
      <w:r>
        <w:rPr>
          <w:sz w:val="20"/>
          <w:szCs w:val="20"/>
        </w:rPr>
        <w:t>high</w:t>
      </w:r>
      <w:r w:rsidR="00114E21">
        <w:rPr>
          <w:sz w:val="20"/>
          <w:szCs w:val="20"/>
        </w:rPr>
        <w:t>er</w:t>
      </w:r>
      <w:r>
        <w:rPr>
          <w:sz w:val="20"/>
          <w:szCs w:val="20"/>
        </w:rPr>
        <w:t xml:space="preserve"> </w:t>
      </w:r>
      <w:r w:rsidR="00114E21">
        <w:rPr>
          <w:sz w:val="20"/>
          <w:szCs w:val="20"/>
        </w:rPr>
        <w:t xml:space="preserve">level of </w:t>
      </w:r>
      <w:r>
        <w:rPr>
          <w:sz w:val="20"/>
          <w:szCs w:val="20"/>
        </w:rPr>
        <w:t>precision analytics</w:t>
      </w:r>
      <w:r w:rsidR="00114E21">
        <w:rPr>
          <w:sz w:val="20"/>
          <w:szCs w:val="20"/>
        </w:rPr>
        <w:t xml:space="preserve">; </w:t>
      </w:r>
      <w:r w:rsidR="00190C2B">
        <w:rPr>
          <w:sz w:val="20"/>
          <w:szCs w:val="20"/>
        </w:rPr>
        <w:t xml:space="preserve">and </w:t>
      </w:r>
      <w:r w:rsidR="00114E21">
        <w:rPr>
          <w:sz w:val="20"/>
          <w:szCs w:val="20"/>
        </w:rPr>
        <w:t>4)</w:t>
      </w:r>
      <w:r w:rsidR="009B3677">
        <w:rPr>
          <w:sz w:val="20"/>
          <w:szCs w:val="20"/>
        </w:rPr>
        <w:t xml:space="preserve"> improve</w:t>
      </w:r>
      <w:r>
        <w:rPr>
          <w:sz w:val="20"/>
          <w:szCs w:val="20"/>
        </w:rPr>
        <w:t xml:space="preserve"> data consistency, comprehension, and data accuracy?  </w:t>
      </w:r>
    </w:p>
    <w:p w14:paraId="0CAEAB68" w14:textId="77777777" w:rsidR="007F4EF3" w:rsidRDefault="007F4EF3" w:rsidP="00FD2F11">
      <w:pPr>
        <w:pBdr>
          <w:bottom w:val="single" w:sz="12" w:space="1" w:color="auto"/>
        </w:pBdr>
        <w:spacing w:after="0"/>
        <w:jc w:val="both"/>
        <w:rPr>
          <w:sz w:val="20"/>
          <w:szCs w:val="20"/>
        </w:rPr>
      </w:pPr>
    </w:p>
    <w:p w14:paraId="23F26809" w14:textId="77777777" w:rsidR="000A6505" w:rsidRPr="00CE2699" w:rsidRDefault="000A6505" w:rsidP="000A6505">
      <w:pPr>
        <w:pBdr>
          <w:bottom w:val="single" w:sz="12" w:space="1" w:color="auto"/>
        </w:pBdr>
        <w:spacing w:after="0"/>
        <w:rPr>
          <w:b/>
          <w:sz w:val="20"/>
          <w:szCs w:val="20"/>
        </w:rPr>
      </w:pPr>
      <w:r>
        <w:rPr>
          <w:b/>
          <w:sz w:val="20"/>
          <w:szCs w:val="20"/>
        </w:rPr>
        <w:t>3</w:t>
      </w:r>
      <w:r w:rsidRPr="00CE2699">
        <w:rPr>
          <w:b/>
          <w:sz w:val="20"/>
          <w:szCs w:val="20"/>
        </w:rPr>
        <w:t xml:space="preserve">. </w:t>
      </w:r>
      <w:r w:rsidR="00933CA9">
        <w:rPr>
          <w:b/>
          <w:sz w:val="20"/>
          <w:szCs w:val="20"/>
        </w:rPr>
        <w:t xml:space="preserve">Key </w:t>
      </w:r>
      <w:r w:rsidR="00ED593C">
        <w:rPr>
          <w:b/>
          <w:sz w:val="20"/>
          <w:szCs w:val="20"/>
        </w:rPr>
        <w:t>Issues/</w:t>
      </w:r>
      <w:r w:rsidR="00933CA9">
        <w:rPr>
          <w:b/>
          <w:sz w:val="20"/>
          <w:szCs w:val="20"/>
        </w:rPr>
        <w:t>Insights</w:t>
      </w:r>
    </w:p>
    <w:p w14:paraId="258DDE0A" w14:textId="57B9FEBF" w:rsidR="000A6505" w:rsidRPr="00F146EB" w:rsidRDefault="00F146EB" w:rsidP="000A6505">
      <w:pPr>
        <w:spacing w:after="0"/>
        <w:jc w:val="both"/>
        <w:rPr>
          <w:rFonts w:cstheme="minorHAnsi"/>
          <w:i/>
          <w:color w:val="000000"/>
          <w:sz w:val="20"/>
          <w:szCs w:val="20"/>
        </w:rPr>
      </w:pPr>
      <w:r>
        <w:rPr>
          <w:rFonts w:cstheme="minorHAnsi"/>
          <w:i/>
          <w:color w:val="000000"/>
          <w:sz w:val="20"/>
          <w:szCs w:val="20"/>
        </w:rPr>
        <w:t>“</w:t>
      </w:r>
      <w:r w:rsidR="0094543F" w:rsidRPr="00F146EB">
        <w:rPr>
          <w:rFonts w:cstheme="minorHAnsi"/>
          <w:i/>
          <w:color w:val="000000"/>
          <w:sz w:val="20"/>
          <w:szCs w:val="20"/>
        </w:rPr>
        <w:t xml:space="preserve">We </w:t>
      </w:r>
      <w:r w:rsidR="0047680A" w:rsidRPr="00F146EB">
        <w:rPr>
          <w:rFonts w:cstheme="minorHAnsi"/>
          <w:i/>
          <w:color w:val="000000"/>
          <w:sz w:val="20"/>
          <w:szCs w:val="20"/>
        </w:rPr>
        <w:t>cannot</w:t>
      </w:r>
      <w:r w:rsidR="0094543F" w:rsidRPr="00F146EB">
        <w:rPr>
          <w:rFonts w:cstheme="minorHAnsi"/>
          <w:i/>
          <w:color w:val="000000"/>
          <w:sz w:val="20"/>
          <w:szCs w:val="20"/>
        </w:rPr>
        <w:t xml:space="preserve"> solve our problems with the same </w:t>
      </w:r>
      <w:r>
        <w:rPr>
          <w:rFonts w:cstheme="minorHAnsi"/>
          <w:i/>
          <w:color w:val="000000"/>
          <w:sz w:val="20"/>
          <w:szCs w:val="20"/>
        </w:rPr>
        <w:t>level of thinking that created them.”—Albert Einstein</w:t>
      </w:r>
    </w:p>
    <w:p w14:paraId="10A52CE6" w14:textId="6827820E" w:rsidR="005D2865" w:rsidDel="00855A7A" w:rsidRDefault="005D2865" w:rsidP="00FD2F11">
      <w:pPr>
        <w:spacing w:after="0"/>
        <w:jc w:val="both"/>
        <w:rPr>
          <w:ins w:id="2" w:author="Primaux, Louis-Rene" w:date="2023-03-14T23:21:00Z"/>
          <w:moveFrom w:id="3" w:author="swolberg@amazon.com" w:date="2023-03-14T19:24:00Z"/>
          <w:rFonts w:cstheme="minorHAnsi"/>
          <w:color w:val="000000"/>
          <w:sz w:val="20"/>
          <w:szCs w:val="20"/>
        </w:rPr>
      </w:pPr>
      <w:moveFromRangeStart w:id="4" w:author="swolberg@amazon.com" w:date="2023-03-14T19:24:00Z" w:name="move129714308"/>
    </w:p>
    <w:p w14:paraId="4E8BE506" w14:textId="4D465EB2" w:rsidR="00CA0C26" w:rsidDel="00855A7A" w:rsidRDefault="003C4C57" w:rsidP="000A6505">
      <w:pPr>
        <w:spacing w:after="0"/>
        <w:jc w:val="both"/>
        <w:rPr>
          <w:ins w:id="5" w:author="Primaux, Louis-Rene" w:date="2023-03-14T23:12:00Z"/>
          <w:moveFrom w:id="6" w:author="swolberg@amazon.com" w:date="2023-03-14T19:24:00Z"/>
          <w:rFonts w:cstheme="minorHAnsi"/>
          <w:color w:val="000000"/>
          <w:sz w:val="20"/>
          <w:szCs w:val="20"/>
        </w:rPr>
      </w:pPr>
      <w:moveFrom w:id="7" w:author="swolberg@amazon.com" w:date="2023-03-14T19:24:00Z">
        <w:ins w:id="8" w:author="Primaux, Louis-Rene" w:date="2023-03-14T23:09:00Z">
          <w:r w:rsidRPr="003C4C57" w:rsidDel="00855A7A">
            <w:rPr>
              <w:rFonts w:cstheme="minorHAnsi"/>
              <w:color w:val="000000"/>
              <w:sz w:val="20"/>
              <w:szCs w:val="20"/>
            </w:rPr>
            <w:t>Louis input,  4 Main root cause</w:t>
          </w:r>
          <w:r w:rsidRPr="003C4C57" w:rsidDel="00855A7A">
            <w:rPr>
              <w:rFonts w:cstheme="minorHAnsi"/>
              <w:color w:val="000000"/>
              <w:sz w:val="20"/>
              <w:szCs w:val="20"/>
              <w:rPrChange w:id="9" w:author="Primaux, Louis-Rene" w:date="2023-03-14T23:09:00Z">
                <w:rPr>
                  <w:rFonts w:cstheme="minorHAnsi"/>
                  <w:color w:val="000000"/>
                  <w:sz w:val="20"/>
                  <w:szCs w:val="20"/>
                  <w:lang w:val="fr-FR"/>
                </w:rPr>
              </w:rPrChange>
            </w:rPr>
            <w:t>s ha</w:t>
          </w:r>
          <w:r w:rsidDel="00855A7A">
            <w:rPr>
              <w:rFonts w:cstheme="minorHAnsi"/>
              <w:color w:val="000000"/>
              <w:sz w:val="20"/>
              <w:szCs w:val="20"/>
            </w:rPr>
            <w:t>ve been iden</w:t>
          </w:r>
        </w:ins>
        <w:ins w:id="10" w:author="Primaux, Louis-Rene" w:date="2023-03-14T23:10:00Z">
          <w:r w:rsidDel="00855A7A">
            <w:rPr>
              <w:rFonts w:cstheme="minorHAnsi"/>
              <w:color w:val="000000"/>
              <w:sz w:val="20"/>
              <w:szCs w:val="20"/>
            </w:rPr>
            <w:t xml:space="preserve">tified by the survey, 1. bad data quality </w:t>
          </w:r>
        </w:ins>
        <w:ins w:id="11" w:author="Primaux, Louis-Rene" w:date="2023-03-14T23:11:00Z">
          <w:r w:rsidR="00596C48" w:rsidDel="00855A7A">
            <w:rPr>
              <w:rFonts w:cstheme="minorHAnsi"/>
              <w:color w:val="000000"/>
              <w:sz w:val="20"/>
              <w:szCs w:val="20"/>
            </w:rPr>
            <w:t>perceived</w:t>
          </w:r>
        </w:ins>
        <w:ins w:id="12" w:author="Primaux, Louis-Rene" w:date="2023-03-14T23:10:00Z">
          <w:r w:rsidDel="00855A7A">
            <w:rPr>
              <w:rFonts w:cstheme="minorHAnsi"/>
              <w:color w:val="000000"/>
              <w:sz w:val="20"/>
              <w:szCs w:val="20"/>
            </w:rPr>
            <w:t xml:space="preserve"> by our customer 2. </w:t>
          </w:r>
        </w:ins>
        <w:ins w:id="13" w:author="Primaux, Louis-Rene" w:date="2023-03-14T23:11:00Z">
          <w:r w:rsidR="00596C48" w:rsidDel="00855A7A">
            <w:rPr>
              <w:rFonts w:cstheme="minorHAnsi"/>
              <w:color w:val="000000"/>
              <w:sz w:val="20"/>
              <w:szCs w:val="20"/>
            </w:rPr>
            <w:t>Acknowledgment</w:t>
          </w:r>
        </w:ins>
        <w:ins w:id="14" w:author="Primaux, Louis-Rene" w:date="2023-03-14T23:10:00Z">
          <w:r w:rsidDel="00855A7A">
            <w:rPr>
              <w:rFonts w:cstheme="minorHAnsi"/>
              <w:color w:val="000000"/>
              <w:sz w:val="20"/>
              <w:szCs w:val="20"/>
            </w:rPr>
            <w:t xml:space="preserve"> of low level of user </w:t>
          </w:r>
        </w:ins>
        <w:ins w:id="15" w:author="Primaux, Louis-Rene" w:date="2023-03-14T23:11:00Z">
          <w:r w:rsidDel="00855A7A">
            <w:rPr>
              <w:rFonts w:cstheme="minorHAnsi"/>
              <w:color w:val="000000"/>
              <w:sz w:val="20"/>
              <w:szCs w:val="20"/>
            </w:rPr>
            <w:t>education</w:t>
          </w:r>
        </w:ins>
        <w:ins w:id="16" w:author="Primaux, Louis-Rene" w:date="2023-03-14T23:10:00Z">
          <w:r w:rsidDel="00855A7A">
            <w:rPr>
              <w:rFonts w:cstheme="minorHAnsi"/>
              <w:color w:val="000000"/>
              <w:sz w:val="20"/>
              <w:szCs w:val="20"/>
            </w:rPr>
            <w:t xml:space="preserve"> related to Metric</w:t>
          </w:r>
        </w:ins>
        <w:ins w:id="17" w:author="Primaux, Louis-Rene" w:date="2023-03-14T23:11:00Z">
          <w:r w:rsidR="00596C48" w:rsidDel="00855A7A">
            <w:rPr>
              <w:rFonts w:cstheme="minorHAnsi"/>
              <w:color w:val="000000"/>
              <w:sz w:val="20"/>
              <w:szCs w:val="20"/>
            </w:rPr>
            <w:t>s and their usage</w:t>
          </w:r>
        </w:ins>
        <w:ins w:id="18" w:author="Primaux, Louis-Rene" w:date="2023-03-14T23:10:00Z">
          <w:r w:rsidDel="00855A7A">
            <w:rPr>
              <w:rFonts w:cstheme="minorHAnsi"/>
              <w:color w:val="000000"/>
              <w:sz w:val="20"/>
              <w:szCs w:val="20"/>
            </w:rPr>
            <w:t xml:space="preserve"> 3. </w:t>
          </w:r>
        </w:ins>
        <w:ins w:id="19" w:author="Primaux, Louis-Rene" w:date="2023-03-14T23:11:00Z">
          <w:r w:rsidDel="00855A7A">
            <w:rPr>
              <w:rFonts w:cstheme="minorHAnsi"/>
              <w:color w:val="000000"/>
              <w:sz w:val="20"/>
              <w:szCs w:val="20"/>
            </w:rPr>
            <w:t>High level complexity related of the usage of the metric</w:t>
          </w:r>
          <w:r w:rsidR="00596C48" w:rsidDel="00855A7A">
            <w:rPr>
              <w:rFonts w:cstheme="minorHAnsi"/>
              <w:color w:val="000000"/>
              <w:sz w:val="20"/>
              <w:szCs w:val="20"/>
            </w:rPr>
            <w:t xml:space="preserve"> and application</w:t>
          </w:r>
          <w:r w:rsidDel="00855A7A">
            <w:rPr>
              <w:rFonts w:cstheme="minorHAnsi"/>
              <w:color w:val="000000"/>
              <w:sz w:val="20"/>
              <w:szCs w:val="20"/>
            </w:rPr>
            <w:t>.</w:t>
          </w:r>
        </w:ins>
      </w:moveFrom>
    </w:p>
    <w:p w14:paraId="4497B1FC" w14:textId="5E001CD1" w:rsidR="00596C48" w:rsidDel="00855A7A" w:rsidRDefault="00596C48" w:rsidP="00FD2F11">
      <w:pPr>
        <w:spacing w:after="0"/>
        <w:jc w:val="both"/>
        <w:rPr>
          <w:ins w:id="20" w:author="Primaux, Louis-Rene" w:date="2023-03-14T23:21:00Z"/>
          <w:moveFrom w:id="21" w:author="swolberg@amazon.com" w:date="2023-03-14T19:24:00Z"/>
          <w:rFonts w:cstheme="minorHAnsi"/>
          <w:color w:val="000000"/>
          <w:sz w:val="20"/>
          <w:szCs w:val="20"/>
        </w:rPr>
      </w:pPr>
      <w:moveFrom w:id="22" w:author="swolberg@amazon.com" w:date="2023-03-14T19:24:00Z">
        <w:ins w:id="23" w:author="Primaux, Louis-Rene" w:date="2023-03-14T23:15:00Z">
          <w:r w:rsidDel="00855A7A">
            <w:rPr>
              <w:rFonts w:cstheme="minorHAnsi"/>
              <w:color w:val="000000"/>
              <w:sz w:val="20"/>
              <w:szCs w:val="20"/>
            </w:rPr>
            <w:t xml:space="preserve">User </w:t>
          </w:r>
        </w:ins>
        <w:ins w:id="24" w:author="Primaux, Louis-Rene" w:date="2023-03-14T23:20:00Z">
          <w:r w:rsidR="00B05AE7" w:rsidDel="00855A7A">
            <w:rPr>
              <w:rFonts w:cstheme="minorHAnsi"/>
              <w:color w:val="000000"/>
              <w:sz w:val="20"/>
              <w:szCs w:val="20"/>
            </w:rPr>
            <w:t>education</w:t>
          </w:r>
        </w:ins>
        <w:ins w:id="25" w:author="Primaux, Louis-Rene" w:date="2023-03-14T23:15:00Z">
          <w:r w:rsidDel="00855A7A">
            <w:rPr>
              <w:rFonts w:cstheme="minorHAnsi"/>
              <w:color w:val="000000"/>
              <w:sz w:val="20"/>
              <w:szCs w:val="20"/>
            </w:rPr>
            <w:t xml:space="preserve">: </w:t>
          </w:r>
        </w:ins>
        <w:ins w:id="26" w:author="Primaux, Louis-Rene" w:date="2023-03-14T23:13:00Z">
          <w:r w:rsidDel="00855A7A">
            <w:rPr>
              <w:rFonts w:cstheme="minorHAnsi"/>
              <w:color w:val="000000"/>
              <w:sz w:val="20"/>
              <w:szCs w:val="20"/>
            </w:rPr>
            <w:t>X% of all turismo usage are having an Amazonian tenure less than X months</w:t>
          </w:r>
        </w:ins>
        <w:ins w:id="27" w:author="Primaux, Louis-Rene" w:date="2023-03-14T23:14:00Z">
          <w:r w:rsidDel="00855A7A">
            <w:rPr>
              <w:rFonts w:cstheme="minorHAnsi"/>
              <w:color w:val="000000"/>
              <w:sz w:val="20"/>
              <w:szCs w:val="20"/>
            </w:rPr>
            <w:t xml:space="preserve">=. Each of the new comer are getting train by their own department ‘AVS </w:t>
          </w:r>
        </w:ins>
        <w:ins w:id="28" w:author="Primaux, Louis-Rene" w:date="2023-03-14T23:15:00Z">
          <w:r w:rsidDel="00855A7A">
            <w:rPr>
              <w:rFonts w:cstheme="minorHAnsi"/>
              <w:color w:val="000000"/>
              <w:sz w:val="20"/>
              <w:szCs w:val="20"/>
            </w:rPr>
            <w:t>/ ISS specific training’ where Turismo do not have any control.</w:t>
          </w:r>
        </w:ins>
        <w:ins w:id="29" w:author="Primaux, Louis-Rene" w:date="2023-03-14T23:17:00Z">
          <w:r w:rsidR="00B05AE7" w:rsidDel="00855A7A">
            <w:rPr>
              <w:rFonts w:cstheme="minorHAnsi"/>
              <w:color w:val="000000"/>
              <w:sz w:val="20"/>
              <w:szCs w:val="20"/>
            </w:rPr>
            <w:t xml:space="preserve"> Turismo provide a solution to </w:t>
          </w:r>
        </w:ins>
        <w:ins w:id="30" w:author="Primaux, Louis-Rene" w:date="2023-03-14T23:18:00Z">
          <w:r w:rsidR="00B05AE7" w:rsidDel="00855A7A">
            <w:rPr>
              <w:rFonts w:cstheme="minorHAnsi"/>
              <w:color w:val="000000"/>
              <w:sz w:val="20"/>
              <w:szCs w:val="20"/>
            </w:rPr>
            <w:t>access metric definition “Data Disctionary” this solution as a simple dictionary is not purpose to t</w:t>
          </w:r>
        </w:ins>
        <w:ins w:id="31" w:author="Primaux, Louis-Rene" w:date="2023-03-14T23:19:00Z">
          <w:r w:rsidR="00B05AE7" w:rsidDel="00855A7A">
            <w:rPr>
              <w:rFonts w:cstheme="minorHAnsi"/>
              <w:color w:val="000000"/>
              <w:sz w:val="20"/>
              <w:szCs w:val="20"/>
            </w:rPr>
            <w:t>rain user.</w:t>
          </w:r>
        </w:ins>
        <w:ins w:id="32" w:author="Primaux, Louis-Rene" w:date="2023-03-14T23:12:00Z">
          <w:r w:rsidDel="00855A7A">
            <w:rPr>
              <w:rFonts w:cstheme="minorHAnsi"/>
              <w:color w:val="000000"/>
              <w:sz w:val="20"/>
              <w:szCs w:val="20"/>
            </w:rPr>
            <w:t xml:space="preserve"> </w:t>
          </w:r>
        </w:ins>
        <w:ins w:id="33" w:author="Primaux, Louis-Rene" w:date="2023-03-14T23:17:00Z">
          <w:r w:rsidR="00B05AE7" w:rsidDel="00855A7A">
            <w:rPr>
              <w:rFonts w:cstheme="minorHAnsi"/>
              <w:color w:val="000000"/>
              <w:sz w:val="20"/>
              <w:szCs w:val="20"/>
            </w:rPr>
            <w:t>W</w:t>
          </w:r>
        </w:ins>
        <w:ins w:id="34" w:author="Primaux, Louis-Rene" w:date="2023-03-14T23:12:00Z">
          <w:r w:rsidDel="00855A7A">
            <w:rPr>
              <w:rFonts w:cstheme="minorHAnsi"/>
              <w:color w:val="000000"/>
              <w:sz w:val="20"/>
              <w:szCs w:val="20"/>
            </w:rPr>
            <w:t>e can relay on the need to provide high quality docu</w:t>
          </w:r>
        </w:ins>
        <w:ins w:id="35" w:author="Primaux, Louis-Rene" w:date="2023-03-14T23:13:00Z">
          <w:r w:rsidDel="00855A7A">
            <w:rPr>
              <w:rFonts w:cstheme="minorHAnsi"/>
              <w:color w:val="000000"/>
              <w:sz w:val="20"/>
              <w:szCs w:val="20"/>
            </w:rPr>
            <w:t>mentation for our product</w:t>
          </w:r>
        </w:ins>
        <w:ins w:id="36" w:author="Primaux, Louis-Rene" w:date="2023-03-14T23:19:00Z">
          <w:r w:rsidR="00B05AE7" w:rsidDel="00855A7A">
            <w:rPr>
              <w:rFonts w:cstheme="minorHAnsi"/>
              <w:color w:val="000000"/>
              <w:sz w:val="20"/>
              <w:szCs w:val="20"/>
            </w:rPr>
            <w:t>.</w:t>
          </w:r>
        </w:ins>
        <w:ins w:id="37" w:author="Primaux, Louis-Rene" w:date="2023-03-14T23:21:00Z">
          <w:r w:rsidR="005D2865" w:rsidDel="00855A7A">
            <w:rPr>
              <w:rFonts w:cstheme="minorHAnsi"/>
              <w:color w:val="000000"/>
              <w:sz w:val="20"/>
              <w:szCs w:val="20"/>
            </w:rPr>
            <w:t xml:space="preserve"> (we do not have the structure).</w:t>
          </w:r>
        </w:ins>
      </w:moveFrom>
    </w:p>
    <w:p w14:paraId="309E23D3" w14:textId="455E7716" w:rsidR="005D2865" w:rsidDel="00855A7A" w:rsidRDefault="005D2865" w:rsidP="00FD2F11">
      <w:pPr>
        <w:spacing w:after="0"/>
        <w:jc w:val="both"/>
        <w:rPr>
          <w:ins w:id="38" w:author="Primaux, Louis-Rene" w:date="2023-03-14T23:19:00Z"/>
          <w:moveFrom w:id="39" w:author="swolberg@amazon.com" w:date="2023-03-14T19:24:00Z"/>
          <w:rFonts w:cstheme="minorHAnsi"/>
          <w:color w:val="000000"/>
          <w:sz w:val="20"/>
          <w:szCs w:val="20"/>
        </w:rPr>
      </w:pPr>
    </w:p>
    <w:p w14:paraId="56899862" w14:textId="540B55D1" w:rsidR="00B05AE7" w:rsidDel="00855A7A" w:rsidRDefault="00B05AE7" w:rsidP="00FD2F11">
      <w:pPr>
        <w:spacing w:after="0"/>
        <w:jc w:val="both"/>
        <w:rPr>
          <w:ins w:id="40" w:author="Primaux, Louis-Rene" w:date="2023-03-14T23:11:00Z"/>
          <w:moveFrom w:id="41" w:author="swolberg@amazon.com" w:date="2023-03-14T19:24:00Z"/>
          <w:rFonts w:cstheme="minorHAnsi"/>
          <w:color w:val="000000"/>
          <w:sz w:val="20"/>
          <w:szCs w:val="20"/>
        </w:rPr>
      </w:pPr>
    </w:p>
    <w:moveFromRangeEnd w:id="4"/>
    <w:p w14:paraId="1DB5C297" w14:textId="77777777" w:rsidR="003C4C57" w:rsidRPr="003C4C57" w:rsidRDefault="003C4C57" w:rsidP="00FD2F11">
      <w:pPr>
        <w:spacing w:after="0"/>
        <w:jc w:val="both"/>
        <w:rPr>
          <w:rFonts w:cstheme="minorHAnsi"/>
          <w:color w:val="000000"/>
          <w:sz w:val="20"/>
          <w:szCs w:val="20"/>
        </w:rPr>
      </w:pPr>
    </w:p>
    <w:p w14:paraId="67DDE447" w14:textId="5069462B" w:rsidR="00F6684F" w:rsidRDefault="00141B1F" w:rsidP="00F6684F">
      <w:pPr>
        <w:spacing w:after="0"/>
        <w:jc w:val="both"/>
        <w:rPr>
          <w:ins w:id="42" w:author="swolberg@amazon.com" w:date="2023-03-14T19:42:00Z"/>
          <w:rFonts w:cstheme="minorHAnsi"/>
          <w:color w:val="000000"/>
          <w:sz w:val="20"/>
          <w:szCs w:val="20"/>
        </w:rPr>
      </w:pPr>
      <w:r>
        <w:rPr>
          <w:rFonts w:cstheme="minorHAnsi"/>
          <w:color w:val="000000"/>
          <w:sz w:val="20"/>
          <w:szCs w:val="20"/>
        </w:rPr>
        <w:t xml:space="preserve">Throughout the analysis, </w:t>
      </w:r>
      <w:r w:rsidR="00263410">
        <w:rPr>
          <w:rFonts w:cstheme="minorHAnsi"/>
          <w:color w:val="000000"/>
          <w:sz w:val="20"/>
          <w:szCs w:val="20"/>
        </w:rPr>
        <w:t xml:space="preserve">we have gained many insights on the data and information that we have gathered.  </w:t>
      </w:r>
      <w:r w:rsidR="006F2C1D">
        <w:rPr>
          <w:rFonts w:cstheme="minorHAnsi"/>
          <w:color w:val="000000"/>
          <w:sz w:val="20"/>
          <w:szCs w:val="20"/>
        </w:rPr>
        <w:t xml:space="preserve">In this section, we will use the SIM data, usage data, and survey data, we will discuss the results, similarities, differences, and findings (what the data is saying and what the data isn’t saying).  </w:t>
      </w:r>
    </w:p>
    <w:p w14:paraId="71B5CB24" w14:textId="31F9D4B9" w:rsidR="00BD2438" w:rsidDel="001B2E93" w:rsidRDefault="00BD2438" w:rsidP="00F6684F">
      <w:pPr>
        <w:spacing w:after="0"/>
        <w:jc w:val="both"/>
        <w:rPr>
          <w:del w:id="43" w:author="swolberg@amazon.com" w:date="2023-03-14T23:16:00Z"/>
          <w:rFonts w:cstheme="minorHAnsi"/>
          <w:color w:val="000000"/>
          <w:sz w:val="20"/>
          <w:szCs w:val="20"/>
        </w:rPr>
      </w:pPr>
    </w:p>
    <w:p w14:paraId="468B7479" w14:textId="67B133E7" w:rsidR="006B7932" w:rsidDel="00973C09" w:rsidRDefault="00AB7E65" w:rsidP="003D59A0">
      <w:pPr>
        <w:spacing w:after="0"/>
        <w:rPr>
          <w:ins w:id="44" w:author="Primaux, Louis-Rene" w:date="2023-03-14T23:05:00Z"/>
          <w:del w:id="45" w:author="swolberg@amazon.com" w:date="2023-03-14T19:43:00Z"/>
          <w:rFonts w:cstheme="minorHAnsi"/>
          <w:color w:val="000000"/>
          <w:sz w:val="20"/>
          <w:szCs w:val="20"/>
        </w:rPr>
      </w:pPr>
      <w:ins w:id="46" w:author="Primaux, Louis-Rene" w:date="2023-03-14T23:05:00Z">
        <w:del w:id="47" w:author="swolberg@amazon.com" w:date="2023-03-14T19:43:00Z">
          <w:r w:rsidDel="00973C09">
            <w:rPr>
              <w:rFonts w:cstheme="minorHAnsi"/>
              <w:color w:val="000000"/>
              <w:sz w:val="20"/>
              <w:szCs w:val="20"/>
            </w:rPr>
            <w:delText xml:space="preserve">Demographics of Turismo Usage </w:delText>
          </w:r>
        </w:del>
      </w:ins>
    </w:p>
    <w:p w14:paraId="1E0464F7" w14:textId="32208382" w:rsidR="00AB7E65" w:rsidRPr="00AB7E65" w:rsidDel="001B2E93" w:rsidRDefault="00AB7E65">
      <w:pPr>
        <w:pStyle w:val="ListParagraph"/>
        <w:numPr>
          <w:ilvl w:val="0"/>
          <w:numId w:val="52"/>
        </w:numPr>
        <w:spacing w:after="0"/>
        <w:rPr>
          <w:del w:id="48" w:author="swolberg@amazon.com" w:date="2023-03-14T23:16:00Z"/>
          <w:rFonts w:cstheme="minorHAnsi"/>
          <w:color w:val="000000"/>
          <w:sz w:val="20"/>
          <w:szCs w:val="20"/>
          <w:rPrChange w:id="49" w:author="Primaux, Louis-Rene" w:date="2023-03-14T23:05:00Z">
            <w:rPr>
              <w:del w:id="50" w:author="swolberg@amazon.com" w:date="2023-03-14T23:16:00Z"/>
            </w:rPr>
          </w:rPrChange>
        </w:rPr>
        <w:pPrChange w:id="51" w:author="Primaux, Louis-Rene" w:date="2023-03-14T23:05:00Z">
          <w:pPr>
            <w:spacing w:after="0"/>
          </w:pPr>
        </w:pPrChange>
      </w:pPr>
      <w:ins w:id="52" w:author="Primaux, Louis-Rene" w:date="2023-03-14T23:05:00Z">
        <w:del w:id="53" w:author="swolberg@amazon.com" w:date="2023-03-14T23:16:00Z">
          <w:r w:rsidDel="001B2E93">
            <w:rPr>
              <w:rFonts w:cstheme="minorHAnsi"/>
              <w:color w:val="000000"/>
              <w:sz w:val="20"/>
              <w:szCs w:val="20"/>
            </w:rPr>
            <w:delText xml:space="preserve">Show </w:delText>
          </w:r>
        </w:del>
      </w:ins>
      <w:ins w:id="54" w:author="Primaux, Louis-Rene" w:date="2023-03-14T23:06:00Z">
        <w:del w:id="55" w:author="swolberg@amazon.com" w:date="2023-03-14T23:16:00Z">
          <w:r w:rsidDel="001B2E93">
            <w:rPr>
              <w:rFonts w:cstheme="minorHAnsi"/>
              <w:color w:val="000000"/>
              <w:sz w:val="20"/>
              <w:szCs w:val="20"/>
            </w:rPr>
            <w:delText xml:space="preserve">amazon Tenure, Show Level, Show department. -&gt; Lead to </w:delText>
          </w:r>
          <w:r w:rsidR="003C4C57" w:rsidDel="001B2E93">
            <w:rPr>
              <w:rFonts w:cstheme="minorHAnsi"/>
              <w:color w:val="000000"/>
              <w:sz w:val="20"/>
              <w:szCs w:val="20"/>
            </w:rPr>
            <w:delText xml:space="preserve">new bees accessing turismo. </w:delText>
          </w:r>
        </w:del>
      </w:ins>
    </w:p>
    <w:p w14:paraId="2E3127D0" w14:textId="77777777" w:rsidR="00973C09" w:rsidRDefault="00973C09" w:rsidP="003D59A0">
      <w:pPr>
        <w:spacing w:after="0"/>
        <w:rPr>
          <w:ins w:id="56" w:author="swolberg@amazon.com" w:date="2023-03-14T19:43:00Z"/>
          <w:rFonts w:cstheme="minorHAnsi"/>
          <w:i/>
          <w:color w:val="202124"/>
          <w:sz w:val="20"/>
          <w:szCs w:val="20"/>
          <w:u w:val="single"/>
          <w:shd w:val="clear" w:color="auto" w:fill="FFFFFF"/>
        </w:rPr>
      </w:pPr>
    </w:p>
    <w:p w14:paraId="6F002962" w14:textId="545078A5" w:rsidR="003D59A0" w:rsidRDefault="003D59A0" w:rsidP="003D59A0">
      <w:pP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t xml:space="preserve">List of Metrics Interacted with the </w:t>
      </w:r>
      <w:commentRangeStart w:id="57"/>
      <w:r>
        <w:rPr>
          <w:rFonts w:cstheme="minorHAnsi"/>
          <w:i/>
          <w:color w:val="202124"/>
          <w:sz w:val="20"/>
          <w:szCs w:val="20"/>
          <w:u w:val="single"/>
          <w:shd w:val="clear" w:color="auto" w:fill="FFFFFF"/>
        </w:rPr>
        <w:t>Most</w:t>
      </w:r>
      <w:commentRangeEnd w:id="57"/>
      <w:r w:rsidR="00AB7E65">
        <w:rPr>
          <w:rStyle w:val="CommentReference"/>
          <w:rFonts w:eastAsiaTheme="minorEastAsia"/>
          <w:lang w:eastAsia="zh-CN"/>
        </w:rPr>
        <w:commentReference w:id="57"/>
      </w:r>
    </w:p>
    <w:p w14:paraId="478900F4" w14:textId="49263D17" w:rsidR="00E111BA" w:rsidRDefault="005E1872" w:rsidP="00E111BA">
      <w:pPr>
        <w:keepNext/>
        <w:spacing w:after="0"/>
        <w:rPr>
          <w:ins w:id="58" w:author="swolberg@amazon.com" w:date="2023-03-14T22:39:00Z"/>
          <w:rFonts w:cstheme="minorHAnsi"/>
          <w:color w:val="000000"/>
          <w:sz w:val="20"/>
          <w:szCs w:val="20"/>
        </w:rPr>
      </w:pPr>
      <w:ins w:id="59" w:author="swolberg@amazon.com" w:date="2023-03-14T22:38:00Z">
        <w:r>
          <w:rPr>
            <w:rFonts w:cstheme="minorHAnsi"/>
            <w:color w:val="000000"/>
            <w:sz w:val="20"/>
            <w:szCs w:val="20"/>
          </w:rPr>
          <w:t>The most interacted metric information was important because it will give us insights into what top metrics those surveyed use on a daily basis.  This can help us with two things: 1) help us identify focus in on the important metrics to users</w:t>
        </w:r>
      </w:ins>
      <w:ins w:id="60" w:author="swolberg@amazon.com" w:date="2023-03-14T23:12:00Z">
        <w:r w:rsidR="00973FB0">
          <w:rPr>
            <w:rFonts w:cstheme="minorHAnsi"/>
            <w:color w:val="000000"/>
            <w:sz w:val="20"/>
            <w:szCs w:val="20"/>
          </w:rPr>
          <w:t xml:space="preserve">; </w:t>
        </w:r>
      </w:ins>
      <w:ins w:id="61" w:author="swolberg@amazon.com" w:date="2023-03-14T22:38:00Z">
        <w:r>
          <w:rPr>
            <w:rFonts w:cstheme="minorHAnsi"/>
            <w:color w:val="000000"/>
            <w:sz w:val="20"/>
            <w:szCs w:val="20"/>
          </w:rPr>
          <w:t>2) help us examine the metrics customers are having the most issues with the metrics that they use most often</w:t>
        </w:r>
      </w:ins>
      <w:ins w:id="62" w:author="swolberg@amazon.com" w:date="2023-03-14T23:12:00Z">
        <w:r w:rsidR="00973FB0">
          <w:rPr>
            <w:rFonts w:cstheme="minorHAnsi"/>
            <w:color w:val="000000"/>
            <w:sz w:val="20"/>
            <w:szCs w:val="20"/>
          </w:rPr>
          <w:t xml:space="preserve">; </w:t>
        </w:r>
      </w:ins>
      <w:ins w:id="63" w:author="swolberg@amazon.com" w:date="2023-03-14T23:13:00Z">
        <w:r w:rsidR="00973FB0">
          <w:rPr>
            <w:rFonts w:cstheme="minorHAnsi"/>
            <w:color w:val="000000"/>
            <w:sz w:val="20"/>
            <w:szCs w:val="20"/>
          </w:rPr>
          <w:t xml:space="preserve">and 3) identify </w:t>
        </w:r>
      </w:ins>
      <w:ins w:id="64" w:author="swolberg@amazon.com" w:date="2023-03-14T23:14:00Z">
        <w:r w:rsidR="00973FB0">
          <w:rPr>
            <w:rFonts w:cstheme="minorHAnsi"/>
            <w:color w:val="000000"/>
            <w:sz w:val="20"/>
            <w:szCs w:val="20"/>
          </w:rPr>
          <w:t xml:space="preserve">data inaccuracy and how they are triggered.  </w:t>
        </w:r>
      </w:ins>
      <w:ins w:id="65" w:author="swolberg@amazon.com" w:date="2023-03-14T22:38:00Z">
        <w:r>
          <w:rPr>
            <w:rFonts w:cstheme="minorHAnsi"/>
            <w:color w:val="000000"/>
            <w:sz w:val="20"/>
            <w:szCs w:val="20"/>
          </w:rPr>
          <w:t xml:space="preserve">If metrics used most often are also having issues, this can help us focus in on issues </w:t>
        </w:r>
      </w:ins>
      <w:ins w:id="66" w:author="swolberg@amazon.com" w:date="2023-03-14T23:12:00Z">
        <w:r w:rsidR="00973FB0">
          <w:rPr>
            <w:rFonts w:cstheme="minorHAnsi"/>
            <w:color w:val="000000"/>
            <w:sz w:val="20"/>
            <w:szCs w:val="20"/>
          </w:rPr>
          <w:t>of each of</w:t>
        </w:r>
      </w:ins>
      <w:ins w:id="67" w:author="swolberg@amazon.com" w:date="2023-03-14T22:39:00Z">
        <w:r>
          <w:rPr>
            <w:rFonts w:cstheme="minorHAnsi"/>
            <w:color w:val="000000"/>
            <w:sz w:val="20"/>
            <w:szCs w:val="20"/>
          </w:rPr>
          <w:t xml:space="preserve"> these metrics.  </w:t>
        </w:r>
      </w:ins>
      <w:ins w:id="68" w:author="swolberg@amazon.com" w:date="2023-03-14T22:37:00Z">
        <w:r w:rsidR="00E111BA">
          <w:rPr>
            <w:rFonts w:cstheme="minorHAnsi"/>
            <w:color w:val="000000"/>
            <w:sz w:val="20"/>
            <w:szCs w:val="20"/>
          </w:rPr>
          <w:t xml:space="preserve">The top 21 metrics that the survey population interacted with most often are 1)PCOGS (~43%), 2)ACU (~22%), 3)NETPPM (~19%), 4) Confirmation Rate (~17%), 5)ROOS (~17%), 6) ASP (~17%), 7)  Revenues (~16%), 8) LBB (~14%), 9) Deal Ops (~14%), 10) Net Receipt (~13%), 11) Conversion Rate (~12%), 12) Net Order (~12%), 13) CM (~11%), 14)  GMS (~11%), 15) GV (~10%), 16) CP (~9%), 17) Net Order GMS (~9%), 18) OIH (~9%), 19) VCR (~7%), 20) IDQ (~6%), 21) CPPU (~5%).   </w:t>
        </w:r>
      </w:ins>
      <w:ins w:id="69" w:author="Wolberg, Sarah" w:date="2023-03-14T23:53:00Z">
        <w:r w:rsidR="007F6C33">
          <w:rPr>
            <w:rFonts w:cstheme="minorHAnsi"/>
            <w:color w:val="000000"/>
            <w:sz w:val="20"/>
            <w:szCs w:val="20"/>
          </w:rPr>
          <w:t xml:space="preserve">SIM data showed similar results.  The usage data highlighted Product Cogs AMT, Revenue Share, total orders product sales, quantity shipped, GMS, contribution profit, item name, total ordered units DDAA ordered GMS, and product GMS as the top metrics viewed by customers.  </w:t>
        </w:r>
      </w:ins>
    </w:p>
    <w:p w14:paraId="2295247B" w14:textId="560F1BEE" w:rsidR="005E1872" w:rsidDel="007F6C33" w:rsidRDefault="005E1872" w:rsidP="00E111BA">
      <w:pPr>
        <w:keepNext/>
        <w:spacing w:after="0"/>
        <w:rPr>
          <w:ins w:id="70" w:author="swolberg@amazon.com" w:date="2023-03-14T22:39:00Z"/>
          <w:del w:id="71" w:author="Wolberg, Sarah" w:date="2023-03-14T23:53:00Z"/>
          <w:rFonts w:cstheme="minorHAnsi"/>
          <w:color w:val="000000"/>
          <w:sz w:val="20"/>
          <w:szCs w:val="20"/>
        </w:rPr>
      </w:pPr>
    </w:p>
    <w:p w14:paraId="6620931F" w14:textId="1CAF6057" w:rsidR="005E1872" w:rsidDel="007F6C33" w:rsidRDefault="005E1872" w:rsidP="00E111BA">
      <w:pPr>
        <w:keepNext/>
        <w:spacing w:after="0"/>
        <w:rPr>
          <w:ins w:id="72" w:author="swolberg@amazon.com" w:date="2023-03-14T22:39:00Z"/>
          <w:del w:id="73" w:author="Wolberg, Sarah" w:date="2023-03-14T23:53:00Z"/>
          <w:rFonts w:cstheme="minorHAnsi"/>
          <w:color w:val="000000"/>
          <w:sz w:val="20"/>
          <w:szCs w:val="20"/>
        </w:rPr>
      </w:pPr>
      <w:ins w:id="74" w:author="swolberg@amazon.com" w:date="2023-03-14T22:39:00Z">
        <w:del w:id="75" w:author="Wolberg, Sarah" w:date="2023-03-14T23:53:00Z">
          <w:r w:rsidDel="007F6C33">
            <w:rPr>
              <w:rFonts w:cstheme="minorHAnsi"/>
              <w:color w:val="000000"/>
              <w:sz w:val="20"/>
              <w:szCs w:val="20"/>
            </w:rPr>
            <w:delText xml:space="preserve">SIM data </w:delText>
          </w:r>
        </w:del>
      </w:ins>
    </w:p>
    <w:p w14:paraId="2E9DBE8A" w14:textId="0F0FAC25" w:rsidR="005E1872" w:rsidDel="007F6C33" w:rsidRDefault="005E1872" w:rsidP="00E111BA">
      <w:pPr>
        <w:keepNext/>
        <w:spacing w:after="0"/>
        <w:rPr>
          <w:ins w:id="76" w:author="swolberg@amazon.com" w:date="2023-03-14T22:39:00Z"/>
          <w:del w:id="77" w:author="Wolberg, Sarah" w:date="2023-03-14T23:53:00Z"/>
          <w:rFonts w:cstheme="minorHAnsi"/>
          <w:color w:val="000000"/>
          <w:sz w:val="20"/>
          <w:szCs w:val="20"/>
        </w:rPr>
      </w:pPr>
    </w:p>
    <w:p w14:paraId="31462B0B" w14:textId="61038762" w:rsidR="005E1872" w:rsidDel="007F6C33" w:rsidRDefault="005E1872">
      <w:pPr>
        <w:keepNext/>
        <w:spacing w:after="0"/>
        <w:rPr>
          <w:ins w:id="78" w:author="swolberg@amazon.com" w:date="2023-03-14T22:37:00Z"/>
          <w:del w:id="79" w:author="Wolberg, Sarah" w:date="2023-03-14T23:53:00Z"/>
          <w:rFonts w:cstheme="minorHAnsi"/>
          <w:color w:val="000000"/>
          <w:sz w:val="20"/>
          <w:szCs w:val="20"/>
        </w:rPr>
        <w:pPrChange w:id="80" w:author="swolberg@amazon.com" w:date="2023-03-14T22:38:00Z">
          <w:pPr>
            <w:keepNext/>
            <w:pBdr>
              <w:bottom w:val="single" w:sz="12" w:space="1" w:color="auto"/>
            </w:pBdr>
            <w:spacing w:after="0"/>
          </w:pPr>
        </w:pPrChange>
      </w:pPr>
      <w:ins w:id="81" w:author="swolberg@amazon.com" w:date="2023-03-14T22:39:00Z">
        <w:del w:id="82" w:author="Wolberg, Sarah" w:date="2023-03-14T23:53:00Z">
          <w:r w:rsidDel="007F6C33">
            <w:rPr>
              <w:rFonts w:cstheme="minorHAnsi"/>
              <w:color w:val="000000"/>
              <w:sz w:val="20"/>
              <w:szCs w:val="20"/>
            </w:rPr>
            <w:delText>Usage data</w:delText>
          </w:r>
        </w:del>
      </w:ins>
    </w:p>
    <w:p w14:paraId="7440963A" w14:textId="37BC55A4" w:rsidR="00263410" w:rsidRPr="003D59A0" w:rsidDel="007F6C33" w:rsidRDefault="00263410">
      <w:pPr>
        <w:spacing w:after="0"/>
        <w:rPr>
          <w:del w:id="83" w:author="Wolberg, Sarah" w:date="2023-03-14T23:53:00Z"/>
          <w:rFonts w:cstheme="minorHAnsi"/>
          <w:color w:val="202124"/>
          <w:sz w:val="20"/>
          <w:szCs w:val="20"/>
          <w:shd w:val="clear" w:color="auto" w:fill="FFFFFF"/>
        </w:rPr>
      </w:pPr>
      <w:del w:id="84" w:author="Wolberg, Sarah" w:date="2023-03-14T23:53:00Z">
        <w:r w:rsidDel="007F6C33">
          <w:rPr>
            <w:rFonts w:cstheme="minorHAnsi"/>
            <w:color w:val="202124"/>
            <w:sz w:val="20"/>
            <w:szCs w:val="20"/>
            <w:shd w:val="clear" w:color="auto" w:fill="FFFFFF"/>
          </w:rPr>
          <w:delText xml:space="preserve">The insights to be gained here include </w:delText>
        </w:r>
      </w:del>
      <w:ins w:id="85" w:author="Primaux, Louis-Rene" w:date="2023-03-14T23:04:00Z">
        <w:del w:id="86" w:author="Wolberg, Sarah" w:date="2023-03-14T23:53:00Z">
          <w:r w:rsidR="00AB7E65" w:rsidDel="007F6C33">
            <w:rPr>
              <w:rFonts w:cstheme="minorHAnsi"/>
              <w:color w:val="202124"/>
              <w:sz w:val="20"/>
              <w:szCs w:val="20"/>
              <w:shd w:val="clear" w:color="auto" w:fill="FFFFFF"/>
            </w:rPr>
            <w:delText xml:space="preserve"> </w:delText>
          </w:r>
        </w:del>
      </w:ins>
    </w:p>
    <w:p w14:paraId="6CD01233" w14:textId="4F2E4E57" w:rsidR="003D59A0" w:rsidDel="007F6C33" w:rsidRDefault="003D59A0">
      <w:pPr>
        <w:spacing w:after="0"/>
        <w:rPr>
          <w:del w:id="87" w:author="Wolberg, Sarah" w:date="2023-03-14T23:53:00Z"/>
          <w:rFonts w:cstheme="minorHAnsi"/>
          <w:i/>
          <w:color w:val="202124"/>
          <w:sz w:val="20"/>
          <w:szCs w:val="20"/>
          <w:u w:val="single"/>
          <w:shd w:val="clear" w:color="auto" w:fill="FFFFFF"/>
        </w:rPr>
      </w:pPr>
    </w:p>
    <w:p w14:paraId="0557145C" w14:textId="77777777" w:rsidR="006B7932" w:rsidRDefault="006B7932">
      <w:pPr>
        <w:spacing w:after="0"/>
        <w:rPr>
          <w:rFonts w:cstheme="minorHAnsi"/>
          <w:i/>
          <w:color w:val="202124"/>
          <w:sz w:val="20"/>
          <w:szCs w:val="20"/>
          <w:u w:val="single"/>
          <w:shd w:val="clear" w:color="auto" w:fill="FFFFFF"/>
        </w:rPr>
      </w:pPr>
    </w:p>
    <w:p w14:paraId="78B4BB33" w14:textId="77777777" w:rsidR="006B7932" w:rsidRDefault="006B7932" w:rsidP="003D59A0">
      <w:pP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t>List of Metrics with the Most Issues</w:t>
      </w:r>
    </w:p>
    <w:p w14:paraId="2D0D90AB" w14:textId="748555E3" w:rsidR="00B81516" w:rsidDel="007F6C33" w:rsidRDefault="00252C06">
      <w:pPr>
        <w:spacing w:after="0"/>
        <w:rPr>
          <w:ins w:id="88" w:author="swolberg@amazon.com" w:date="2023-03-14T23:19:00Z"/>
          <w:del w:id="89" w:author="Wolberg, Sarah" w:date="2023-03-14T23:52:00Z"/>
          <w:rFonts w:cstheme="minorHAnsi"/>
          <w:color w:val="000000"/>
          <w:sz w:val="20"/>
          <w:szCs w:val="20"/>
        </w:rPr>
        <w:pPrChange w:id="90" w:author="Wolberg, Sarah" w:date="2023-03-14T23:54:00Z">
          <w:pPr>
            <w:pBdr>
              <w:bottom w:val="single" w:sz="12" w:space="1" w:color="auto"/>
            </w:pBdr>
            <w:spacing w:after="0"/>
          </w:pPr>
        </w:pPrChange>
      </w:pPr>
      <w:ins w:id="91" w:author="swolberg@amazon.com" w:date="2023-03-14T23:18:00Z">
        <w:r>
          <w:rPr>
            <w:rFonts w:cstheme="minorHAnsi"/>
            <w:color w:val="202124"/>
            <w:sz w:val="20"/>
            <w:szCs w:val="20"/>
            <w:shd w:val="clear" w:color="auto" w:fill="FFFFFF"/>
          </w:rPr>
          <w:t>The survey identified</w:t>
        </w:r>
      </w:ins>
      <w:ins w:id="92" w:author="swolberg@amazon.com" w:date="2023-03-14T23:19:00Z">
        <w:r w:rsidR="00B81516">
          <w:rPr>
            <w:rFonts w:cstheme="minorHAnsi"/>
            <w:color w:val="202124"/>
            <w:sz w:val="20"/>
            <w:szCs w:val="20"/>
            <w:shd w:val="clear" w:color="auto" w:fill="FFFFFF"/>
          </w:rPr>
          <w:t xml:space="preserve"> </w:t>
        </w:r>
        <w:r w:rsidR="00B81516">
          <w:rPr>
            <w:rFonts w:cstheme="minorHAnsi"/>
            <w:color w:val="000000"/>
            <w:sz w:val="20"/>
            <w:szCs w:val="20"/>
          </w:rPr>
          <w:t xml:space="preserve">metrics individuals surveyed reported having the most issues with were are 1) ROOS (25.90%), 2) Deal OPS (22.30%), 3) Net PPM (20.14%), 4)OPS (12.95%), 5) LBB (9.35%), 6) CR (7.19%), 7) GV (6.47%); 8)SNS (6.47%); 9) VCR (5.76%), 10)PCOGs (5.04%),11) ASIN (5.04%), 12)OIH (4.32%), 13) ASP (4.32%), 14) B2B (3.60%), 15) CM (2.88%), 16) IDQ (2.88%), 17) FTAC (2.88%), 18) Buyable (2.88%), 19) GM (2.16%), 20) Fill Rate (2.16%), 21) CP (1.44%), 22) IBO (1.44%), 23) AB (1.44%), and 24) DAC </w:t>
        </w:r>
        <w:r w:rsidR="00B81516">
          <w:rPr>
            <w:rFonts w:cstheme="minorHAnsi"/>
            <w:color w:val="000000"/>
            <w:sz w:val="20"/>
            <w:szCs w:val="20"/>
          </w:rPr>
          <w:lastRenderedPageBreak/>
          <w:t xml:space="preserve">(0.72%).  This information is important because it shows which metrics our team should look closer at and what are the root causes of these issues.   </w:t>
        </w:r>
      </w:ins>
      <w:ins w:id="93" w:author="Wolberg, Sarah" w:date="2023-03-14T23:49:00Z">
        <w:r w:rsidR="00A468ED">
          <w:rPr>
            <w:rFonts w:cstheme="minorHAnsi"/>
            <w:color w:val="000000"/>
            <w:sz w:val="20"/>
            <w:szCs w:val="20"/>
          </w:rPr>
          <w:t xml:space="preserve">SIM </w:t>
        </w:r>
      </w:ins>
      <w:ins w:id="94" w:author="Wolberg, Sarah" w:date="2023-03-14T23:50:00Z">
        <w:r w:rsidR="00A468ED">
          <w:rPr>
            <w:rFonts w:cstheme="minorHAnsi"/>
            <w:color w:val="000000"/>
            <w:sz w:val="20"/>
            <w:szCs w:val="20"/>
          </w:rPr>
          <w:t xml:space="preserve">data showed similar results.  The usage data </w:t>
        </w:r>
      </w:ins>
      <w:ins w:id="95" w:author="Wolberg, Sarah" w:date="2023-03-14T23:54:00Z">
        <w:r w:rsidR="007F6C33">
          <w:rPr>
            <w:rFonts w:cstheme="minorHAnsi"/>
            <w:color w:val="000000"/>
            <w:sz w:val="20"/>
            <w:szCs w:val="20"/>
          </w:rPr>
          <w:t xml:space="preserve">does not directly identify which metrics customers </w:t>
        </w:r>
      </w:ins>
      <w:ins w:id="96" w:author="Wolberg, Sarah" w:date="2023-03-14T23:55:00Z">
        <w:r w:rsidR="007F6C33">
          <w:rPr>
            <w:rFonts w:cstheme="minorHAnsi"/>
            <w:color w:val="000000"/>
            <w:sz w:val="20"/>
            <w:szCs w:val="20"/>
          </w:rPr>
          <w:t>have the most issues with, but these issues can be identified in metric usage (e.g. low usage may equate to a metric issue, or high usage may equate to a metric issue</w:t>
        </w:r>
      </w:ins>
      <w:ins w:id="97" w:author="Wolberg, Sarah" w:date="2023-03-14T23:56:00Z">
        <w:r w:rsidR="007F6C33">
          <w:rPr>
            <w:rFonts w:cstheme="minorHAnsi"/>
            <w:color w:val="000000"/>
            <w:sz w:val="20"/>
            <w:szCs w:val="20"/>
          </w:rPr>
          <w:t>).</w:t>
        </w:r>
      </w:ins>
    </w:p>
    <w:p w14:paraId="487E930E" w14:textId="2CA80FBC" w:rsidR="006B7932" w:rsidRPr="00252C06" w:rsidDel="007F6C33" w:rsidRDefault="006B7932">
      <w:pPr>
        <w:spacing w:after="0"/>
        <w:rPr>
          <w:del w:id="98" w:author="Wolberg, Sarah" w:date="2023-03-14T23:52:00Z"/>
          <w:rFonts w:cstheme="minorHAnsi"/>
          <w:color w:val="202124"/>
          <w:sz w:val="20"/>
          <w:szCs w:val="20"/>
          <w:shd w:val="clear" w:color="auto" w:fill="FFFFFF"/>
          <w:rPrChange w:id="99" w:author="swolberg@amazon.com" w:date="2023-03-14T23:18:00Z">
            <w:rPr>
              <w:del w:id="100" w:author="Wolberg, Sarah" w:date="2023-03-14T23:52:00Z"/>
              <w:rFonts w:cstheme="minorHAnsi"/>
              <w:i/>
              <w:color w:val="202124"/>
              <w:sz w:val="20"/>
              <w:szCs w:val="20"/>
              <w:u w:val="single"/>
              <w:shd w:val="clear" w:color="auto" w:fill="FFFFFF"/>
            </w:rPr>
          </w:rPrChange>
        </w:rPr>
      </w:pPr>
    </w:p>
    <w:p w14:paraId="2C98A290" w14:textId="467058EB" w:rsidR="00B81516" w:rsidDel="007F6C33" w:rsidRDefault="00B81516">
      <w:pPr>
        <w:spacing w:after="0"/>
        <w:rPr>
          <w:ins w:id="101" w:author="swolberg@amazon.com" w:date="2023-03-14T23:21:00Z"/>
          <w:del w:id="102" w:author="Wolberg, Sarah" w:date="2023-03-14T23:52:00Z"/>
          <w:rFonts w:cstheme="minorHAnsi"/>
          <w:color w:val="000000"/>
          <w:sz w:val="20"/>
          <w:szCs w:val="20"/>
        </w:rPr>
        <w:pPrChange w:id="103" w:author="Wolberg, Sarah" w:date="2023-03-14T23:54:00Z">
          <w:pPr>
            <w:keepNext/>
            <w:spacing w:after="0"/>
          </w:pPr>
        </w:pPrChange>
      </w:pPr>
      <w:ins w:id="104" w:author="swolberg@amazon.com" w:date="2023-03-14T23:21:00Z">
        <w:del w:id="105" w:author="Wolberg, Sarah" w:date="2023-03-14T23:52:00Z">
          <w:r w:rsidDel="007F6C33">
            <w:rPr>
              <w:rFonts w:cstheme="minorHAnsi"/>
              <w:color w:val="000000"/>
              <w:sz w:val="20"/>
              <w:szCs w:val="20"/>
            </w:rPr>
            <w:delText xml:space="preserve">SIM data </w:delText>
          </w:r>
        </w:del>
      </w:ins>
    </w:p>
    <w:p w14:paraId="76A13B69" w14:textId="5F0FFCFF" w:rsidR="00B81516" w:rsidDel="007F6C33" w:rsidRDefault="00B81516">
      <w:pPr>
        <w:spacing w:after="0"/>
        <w:rPr>
          <w:ins w:id="106" w:author="swolberg@amazon.com" w:date="2023-03-14T23:21:00Z"/>
          <w:del w:id="107" w:author="Wolberg, Sarah" w:date="2023-03-14T23:52:00Z"/>
          <w:rFonts w:cstheme="minorHAnsi"/>
          <w:color w:val="000000"/>
          <w:sz w:val="20"/>
          <w:szCs w:val="20"/>
        </w:rPr>
        <w:pPrChange w:id="108" w:author="Wolberg, Sarah" w:date="2023-03-14T23:54:00Z">
          <w:pPr>
            <w:keepNext/>
            <w:spacing w:after="0"/>
          </w:pPr>
        </w:pPrChange>
      </w:pPr>
    </w:p>
    <w:p w14:paraId="227127D4" w14:textId="0369A360" w:rsidR="00B81516" w:rsidRDefault="00B81516">
      <w:pPr>
        <w:spacing w:after="0"/>
        <w:rPr>
          <w:ins w:id="109" w:author="swolberg@amazon.com" w:date="2023-03-14T23:21:00Z"/>
          <w:rFonts w:cstheme="minorHAnsi"/>
          <w:color w:val="000000"/>
          <w:sz w:val="20"/>
          <w:szCs w:val="20"/>
        </w:rPr>
        <w:pPrChange w:id="110" w:author="Wolberg, Sarah" w:date="2023-03-14T23:54:00Z">
          <w:pPr>
            <w:keepNext/>
            <w:spacing w:after="0"/>
          </w:pPr>
        </w:pPrChange>
      </w:pPr>
      <w:ins w:id="111" w:author="swolberg@amazon.com" w:date="2023-03-14T23:21:00Z">
        <w:del w:id="112" w:author="Wolberg, Sarah" w:date="2023-03-14T23:52:00Z">
          <w:r w:rsidDel="007F6C33">
            <w:rPr>
              <w:rFonts w:cstheme="minorHAnsi"/>
              <w:color w:val="000000"/>
              <w:sz w:val="20"/>
              <w:szCs w:val="20"/>
            </w:rPr>
            <w:delText>Usage data</w:delText>
          </w:r>
        </w:del>
      </w:ins>
    </w:p>
    <w:p w14:paraId="3ADC5FEB" w14:textId="77777777" w:rsidR="006B7932" w:rsidRDefault="006B7932" w:rsidP="003D59A0">
      <w:pPr>
        <w:spacing w:after="0"/>
        <w:rPr>
          <w:rFonts w:cstheme="minorHAnsi"/>
          <w:i/>
          <w:color w:val="202124"/>
          <w:sz w:val="20"/>
          <w:szCs w:val="20"/>
          <w:u w:val="single"/>
          <w:shd w:val="clear" w:color="auto" w:fill="FFFFFF"/>
        </w:rPr>
      </w:pPr>
    </w:p>
    <w:p w14:paraId="3CE3F0D9" w14:textId="77777777" w:rsidR="00855A7A" w:rsidRDefault="00855A7A" w:rsidP="00855A7A">
      <w:pPr>
        <w:spacing w:after="0"/>
        <w:rPr>
          <w:ins w:id="113" w:author="swolberg@amazon.com" w:date="2023-03-14T19:23:00Z"/>
          <w:rFonts w:cstheme="minorHAnsi"/>
          <w:i/>
          <w:color w:val="202124"/>
          <w:sz w:val="20"/>
          <w:szCs w:val="20"/>
          <w:u w:val="single"/>
          <w:shd w:val="clear" w:color="auto" w:fill="FFFFFF"/>
        </w:rPr>
      </w:pPr>
      <w:bookmarkStart w:id="114" w:name="_Hlk129714186"/>
      <w:ins w:id="115" w:author="swolberg@amazon.com" w:date="2023-03-14T19:23:00Z">
        <w:r>
          <w:rPr>
            <w:rFonts w:cstheme="minorHAnsi"/>
            <w:i/>
            <w:color w:val="202124"/>
            <w:sz w:val="20"/>
            <w:szCs w:val="20"/>
            <w:u w:val="single"/>
            <w:shd w:val="clear" w:color="auto" w:fill="FFFFFF"/>
          </w:rPr>
          <w:t>Root Causes of Issues</w:t>
        </w:r>
      </w:ins>
    </w:p>
    <w:p w14:paraId="0B2F891B" w14:textId="3225EF3B" w:rsidR="00C124F5" w:rsidDel="00C124F5" w:rsidRDefault="00855A7A">
      <w:pPr>
        <w:spacing w:after="0"/>
        <w:rPr>
          <w:del w:id="116" w:author="swolberg@amazon.com" w:date="2023-03-14T19:40:00Z"/>
          <w:moveTo w:id="117" w:author="swolberg@amazon.com" w:date="2023-03-14T19:24:00Z"/>
          <w:rFonts w:cstheme="minorHAnsi"/>
          <w:color w:val="000000"/>
          <w:sz w:val="20"/>
          <w:szCs w:val="20"/>
        </w:rPr>
        <w:pPrChange w:id="118" w:author="swolberg@amazon.com" w:date="2023-03-14T22:31:00Z">
          <w:pPr>
            <w:spacing w:after="0"/>
            <w:jc w:val="both"/>
          </w:pPr>
        </w:pPrChange>
      </w:pPr>
      <w:ins w:id="119" w:author="swolberg@amazon.com" w:date="2023-03-14T19:23:00Z">
        <w:r>
          <w:rPr>
            <w:rFonts w:cstheme="minorHAnsi"/>
            <w:color w:val="000000"/>
            <w:sz w:val="20"/>
            <w:szCs w:val="20"/>
          </w:rPr>
          <w:t xml:space="preserve">SIM data, usage data, and the survey data were able to identify a few root causes behind metric issues.  The survey data and usage data were aligned. They both reported that the top four root causes reported were: 1) </w:t>
        </w:r>
        <w:r w:rsidRPr="001D0D38">
          <w:rPr>
            <w:rFonts w:cstheme="minorHAnsi"/>
            <w:color w:val="000000"/>
            <w:sz w:val="20"/>
            <w:szCs w:val="20"/>
          </w:rPr>
          <w:t xml:space="preserve">data quality </w:t>
        </w:r>
        <w:r>
          <w:rPr>
            <w:rFonts w:cstheme="minorHAnsi"/>
            <w:color w:val="000000"/>
            <w:sz w:val="20"/>
            <w:szCs w:val="20"/>
          </w:rPr>
          <w:t>(38.85%); 2) upstream data source issues (37.41%); 3) t</w:t>
        </w:r>
        <w:r w:rsidRPr="001D0D38">
          <w:rPr>
            <w:rFonts w:cstheme="minorHAnsi"/>
            <w:color w:val="000000"/>
            <w:sz w:val="20"/>
            <w:szCs w:val="20"/>
          </w:rPr>
          <w:t>here are multiple values/definitions/versions for the same metric</w:t>
        </w:r>
        <w:r>
          <w:rPr>
            <w:rFonts w:cstheme="minorHAnsi"/>
            <w:color w:val="000000"/>
            <w:sz w:val="20"/>
            <w:szCs w:val="20"/>
          </w:rPr>
          <w:t xml:space="preserve"> (33.09%); 4) </w:t>
        </w:r>
        <w:r w:rsidRPr="001D0D38">
          <w:rPr>
            <w:rFonts w:cstheme="minorHAnsi"/>
            <w:color w:val="000000"/>
            <w:sz w:val="20"/>
            <w:szCs w:val="20"/>
          </w:rPr>
          <w:t>Lack of education about the metric (</w:t>
        </w:r>
        <w:r>
          <w:rPr>
            <w:rFonts w:cstheme="minorHAnsi"/>
            <w:color w:val="000000"/>
            <w:sz w:val="20"/>
            <w:szCs w:val="20"/>
          </w:rPr>
          <w:t xml:space="preserve">e.g. </w:t>
        </w:r>
        <w:r w:rsidRPr="001D0D38">
          <w:rPr>
            <w:rFonts w:cstheme="minorHAnsi"/>
            <w:color w:val="000000"/>
            <w:sz w:val="20"/>
            <w:szCs w:val="20"/>
          </w:rPr>
          <w:t>definition, source,</w:t>
        </w:r>
        <w:r>
          <w:rPr>
            <w:rFonts w:cstheme="minorHAnsi"/>
            <w:color w:val="000000"/>
            <w:sz w:val="20"/>
            <w:szCs w:val="20"/>
          </w:rPr>
          <w:t xml:space="preserve"> </w:t>
        </w:r>
        <w:r w:rsidRPr="001D0D38">
          <w:rPr>
            <w:rFonts w:cstheme="minorHAnsi"/>
            <w:color w:val="000000"/>
            <w:sz w:val="20"/>
            <w:szCs w:val="20"/>
          </w:rPr>
          <w:t>logic</w:t>
        </w:r>
        <w:r>
          <w:rPr>
            <w:rFonts w:cstheme="minorHAnsi"/>
            <w:color w:val="000000"/>
            <w:sz w:val="20"/>
            <w:szCs w:val="20"/>
          </w:rPr>
          <w:t>) (21.58%). While the SIM data reported that data availability, data discrepancy, and data definition/comprehension as the top issues that were reported</w:t>
        </w:r>
        <w:r w:rsidRPr="00516B3F">
          <w:rPr>
            <w:rFonts w:cstheme="minorHAnsi"/>
            <w:color w:val="000000"/>
            <w:sz w:val="20"/>
            <w:szCs w:val="20"/>
          </w:rPr>
          <w:t xml:space="preserve">.  </w:t>
        </w:r>
        <w:r>
          <w:rPr>
            <w:rFonts w:cstheme="minorHAnsi"/>
            <w:color w:val="000000"/>
            <w:sz w:val="20"/>
            <w:szCs w:val="20"/>
          </w:rPr>
          <w:t>All</w:t>
        </w:r>
        <w:r w:rsidRPr="002A24B4">
          <w:rPr>
            <w:rFonts w:cstheme="minorHAnsi"/>
            <w:color w:val="000000"/>
            <w:sz w:val="20"/>
            <w:szCs w:val="20"/>
          </w:rPr>
          <w:t xml:space="preserve"> data sources are outlining </w:t>
        </w:r>
        <w:r w:rsidRPr="00516B3F">
          <w:rPr>
            <w:rFonts w:cstheme="minorHAnsi"/>
            <w:color w:val="000000"/>
            <w:sz w:val="20"/>
            <w:szCs w:val="20"/>
          </w:rPr>
          <w:t xml:space="preserve">similar root causes such as data quality, data discrepancy, education, and data comprehension.   This </w:t>
        </w:r>
        <w:r>
          <w:rPr>
            <w:rFonts w:cstheme="minorHAnsi"/>
            <w:color w:val="000000"/>
            <w:sz w:val="20"/>
            <w:szCs w:val="20"/>
          </w:rPr>
          <w:t>confirmation of all data sources</w:t>
        </w:r>
        <w:r w:rsidRPr="00516B3F">
          <w:rPr>
            <w:rFonts w:cstheme="minorHAnsi"/>
            <w:color w:val="000000"/>
            <w:sz w:val="20"/>
            <w:szCs w:val="20"/>
          </w:rPr>
          <w:t xml:space="preserve"> is confirming that these are root causes</w:t>
        </w:r>
        <w:r>
          <w:rPr>
            <w:rFonts w:cstheme="minorHAnsi"/>
            <w:color w:val="000000"/>
            <w:sz w:val="20"/>
            <w:szCs w:val="20"/>
          </w:rPr>
          <w:t xml:space="preserve"> that we should look into.</w:t>
        </w:r>
      </w:ins>
      <w:bookmarkEnd w:id="114"/>
      <w:ins w:id="120" w:author="swolberg@amazon.com" w:date="2023-03-14T23:16:00Z">
        <w:r w:rsidR="001B2E93">
          <w:rPr>
            <w:rFonts w:cstheme="minorHAnsi"/>
            <w:color w:val="000000"/>
            <w:sz w:val="20"/>
            <w:szCs w:val="20"/>
          </w:rPr>
          <w:t xml:space="preserve"> </w:t>
        </w:r>
      </w:ins>
      <w:moveToRangeStart w:id="121" w:author="swolberg@amazon.com" w:date="2023-03-14T19:24:00Z" w:name="move129714308"/>
    </w:p>
    <w:p w14:paraId="7C3BF577" w14:textId="4D0B8F53" w:rsidR="00855A7A" w:rsidDel="00C124F5" w:rsidRDefault="00855A7A">
      <w:pPr>
        <w:spacing w:after="0"/>
        <w:jc w:val="both"/>
        <w:rPr>
          <w:del w:id="122" w:author="swolberg@amazon.com" w:date="2023-03-14T19:40:00Z"/>
          <w:moveTo w:id="123" w:author="swolberg@amazon.com" w:date="2023-03-14T19:24:00Z"/>
          <w:rFonts w:cstheme="minorHAnsi"/>
          <w:color w:val="000000"/>
          <w:sz w:val="20"/>
          <w:szCs w:val="20"/>
        </w:rPr>
      </w:pPr>
      <w:moveTo w:id="124" w:author="swolberg@amazon.com" w:date="2023-03-14T19:24:00Z">
        <w:del w:id="125" w:author="swolberg@amazon.com" w:date="2023-03-14T19:40:00Z">
          <w:r w:rsidRPr="003C4C57" w:rsidDel="00C124F5">
            <w:rPr>
              <w:rFonts w:cstheme="minorHAnsi"/>
              <w:color w:val="000000"/>
              <w:sz w:val="20"/>
              <w:szCs w:val="20"/>
            </w:rPr>
            <w:delText>Louis input,  4 Main root cause</w:delText>
          </w:r>
          <w:r w:rsidRPr="001657D8" w:rsidDel="00C124F5">
            <w:rPr>
              <w:rFonts w:cstheme="minorHAnsi"/>
              <w:color w:val="000000"/>
              <w:sz w:val="20"/>
              <w:szCs w:val="20"/>
            </w:rPr>
            <w:delText>s ha</w:delText>
          </w:r>
          <w:r w:rsidDel="00C124F5">
            <w:rPr>
              <w:rFonts w:cstheme="minorHAnsi"/>
              <w:color w:val="000000"/>
              <w:sz w:val="20"/>
              <w:szCs w:val="20"/>
            </w:rPr>
            <w:delText>ve been identified by the survey, 1. bad data quality perceived by our customer 2. Acknowledgment of low level of user education related to Metrics and their usage 3. High level complexity related of the usage of the metric and application.</w:delText>
          </w:r>
        </w:del>
      </w:moveTo>
    </w:p>
    <w:p w14:paraId="2344D5C3" w14:textId="62D77E04" w:rsidR="00855A7A" w:rsidDel="00341B78" w:rsidRDefault="00855A7A">
      <w:pPr>
        <w:spacing w:after="0"/>
        <w:jc w:val="both"/>
        <w:rPr>
          <w:del w:id="126" w:author="swolberg@amazon.com" w:date="2023-03-14T22:30:00Z"/>
          <w:moveTo w:id="127" w:author="swolberg@amazon.com" w:date="2023-03-14T19:24:00Z"/>
          <w:rFonts w:cstheme="minorHAnsi"/>
          <w:color w:val="000000"/>
          <w:sz w:val="20"/>
          <w:szCs w:val="20"/>
        </w:rPr>
      </w:pPr>
      <w:moveTo w:id="128" w:author="swolberg@amazon.com" w:date="2023-03-14T19:24:00Z">
        <w:del w:id="129" w:author="swolberg@amazon.com" w:date="2023-03-14T22:30:00Z">
          <w:r w:rsidRPr="00C124F5" w:rsidDel="00341B78">
            <w:rPr>
              <w:rFonts w:cstheme="minorHAnsi"/>
              <w:color w:val="000000"/>
              <w:sz w:val="20"/>
              <w:szCs w:val="20"/>
              <w:highlight w:val="yellow"/>
              <w:rPrChange w:id="130" w:author="swolberg@amazon.com" w:date="2023-03-14T19:41:00Z">
                <w:rPr>
                  <w:rFonts w:cstheme="minorHAnsi"/>
                  <w:color w:val="000000"/>
                  <w:sz w:val="20"/>
                  <w:szCs w:val="20"/>
                </w:rPr>
              </w:rPrChange>
            </w:rPr>
            <w:delText>User education: X% of all turismo usage are having an Amazonian tenure less than X months=. Each of the new comer are getting train by their own department ‘AVS / ISS specific training’ where Turismo do not have any control. Turismo provide a solution to access metric definition “Data Disctionary” this solution as a simple dictionary is not purpose to train user. We can relay on the need to provide high quality documentation for our product. (we do not have the structure).</w:delText>
          </w:r>
        </w:del>
      </w:moveTo>
    </w:p>
    <w:p w14:paraId="22C95350" w14:textId="000A4835" w:rsidR="00855A7A" w:rsidDel="00341B78" w:rsidRDefault="00855A7A">
      <w:pPr>
        <w:spacing w:after="0"/>
        <w:jc w:val="both"/>
        <w:rPr>
          <w:del w:id="131" w:author="swolberg@amazon.com" w:date="2023-03-14T22:30:00Z"/>
          <w:moveTo w:id="132" w:author="swolberg@amazon.com" w:date="2023-03-14T19:24:00Z"/>
          <w:rFonts w:cstheme="minorHAnsi"/>
          <w:color w:val="000000"/>
          <w:sz w:val="20"/>
          <w:szCs w:val="20"/>
        </w:rPr>
      </w:pPr>
    </w:p>
    <w:p w14:paraId="208DE3C1" w14:textId="77777777" w:rsidR="00855A7A" w:rsidRDefault="00855A7A">
      <w:pPr>
        <w:spacing w:after="0"/>
        <w:jc w:val="both"/>
        <w:rPr>
          <w:moveTo w:id="133" w:author="swolberg@amazon.com" w:date="2023-03-14T19:24:00Z"/>
          <w:rFonts w:cstheme="minorHAnsi"/>
          <w:color w:val="000000"/>
          <w:sz w:val="20"/>
          <w:szCs w:val="20"/>
        </w:rPr>
      </w:pPr>
    </w:p>
    <w:moveToRangeEnd w:id="121"/>
    <w:p w14:paraId="72A9920C" w14:textId="5EABBED8" w:rsidR="0016045C" w:rsidDel="00B81516" w:rsidRDefault="0016045C" w:rsidP="006B7932">
      <w:pPr>
        <w:spacing w:after="0"/>
        <w:jc w:val="both"/>
        <w:rPr>
          <w:del w:id="134" w:author="swolberg@amazon.com" w:date="2023-03-14T19:23:00Z"/>
          <w:rFonts w:cstheme="minorHAnsi"/>
          <w:i/>
          <w:color w:val="202124"/>
          <w:sz w:val="20"/>
          <w:szCs w:val="20"/>
          <w:u w:val="single"/>
          <w:shd w:val="clear" w:color="auto" w:fill="FFFFFF"/>
        </w:rPr>
      </w:pPr>
      <w:del w:id="135" w:author="swolberg@amazon.com" w:date="2023-03-14T19:23:00Z">
        <w:r w:rsidDel="00855A7A">
          <w:rPr>
            <w:rFonts w:cstheme="minorHAnsi"/>
            <w:i/>
            <w:color w:val="202124"/>
            <w:sz w:val="20"/>
            <w:szCs w:val="20"/>
            <w:u w:val="single"/>
            <w:shd w:val="clear" w:color="auto" w:fill="FFFFFF"/>
          </w:rPr>
          <w:delText>Root Causes of Issues</w:delText>
        </w:r>
      </w:del>
    </w:p>
    <w:p w14:paraId="6E54BA9C" w14:textId="709D5970" w:rsidR="0016045C" w:rsidDel="00855A7A" w:rsidRDefault="0016045C" w:rsidP="0016045C">
      <w:pPr>
        <w:spacing w:after="0"/>
        <w:rPr>
          <w:del w:id="136" w:author="swolberg@amazon.com" w:date="2023-03-14T19:23:00Z"/>
          <w:rFonts w:cstheme="minorHAnsi"/>
          <w:color w:val="000000"/>
          <w:sz w:val="20"/>
          <w:szCs w:val="20"/>
        </w:rPr>
      </w:pPr>
      <w:del w:id="137" w:author="swolberg@amazon.com" w:date="2023-03-14T19:23:00Z">
        <w:r w:rsidDel="00855A7A">
          <w:rPr>
            <w:rFonts w:cstheme="minorHAnsi"/>
            <w:color w:val="000000"/>
            <w:sz w:val="20"/>
            <w:szCs w:val="20"/>
          </w:rPr>
          <w:delText>SIM data, usage data, and the survey data were able to identify a few root causes behind metric issues.  The survey data and usage data were aligned. They both reported that the top four root causes reported were: 1) t</w:delText>
        </w:r>
        <w:r w:rsidRPr="001D0D38" w:rsidDel="00855A7A">
          <w:rPr>
            <w:rFonts w:cstheme="minorHAnsi"/>
            <w:color w:val="000000"/>
            <w:sz w:val="20"/>
            <w:szCs w:val="20"/>
          </w:rPr>
          <w:delText>here are data quality issues with the metric (metric value is perceived to be incorrect)</w:delText>
        </w:r>
        <w:r w:rsidDel="00855A7A">
          <w:rPr>
            <w:rFonts w:cstheme="minorHAnsi"/>
            <w:color w:val="000000"/>
            <w:sz w:val="20"/>
            <w:szCs w:val="20"/>
          </w:rPr>
          <w:delText xml:space="preserve"> (38.85%); 2) upstream data source issues (37.41%); 3) t</w:delText>
        </w:r>
        <w:r w:rsidRPr="001D0D38" w:rsidDel="00855A7A">
          <w:rPr>
            <w:rFonts w:cstheme="minorHAnsi"/>
            <w:color w:val="000000"/>
            <w:sz w:val="20"/>
            <w:szCs w:val="20"/>
          </w:rPr>
          <w:delText>here are multiple values/definitions/versions for the same metric</w:delText>
        </w:r>
        <w:r w:rsidDel="00855A7A">
          <w:rPr>
            <w:rFonts w:cstheme="minorHAnsi"/>
            <w:color w:val="000000"/>
            <w:sz w:val="20"/>
            <w:szCs w:val="20"/>
          </w:rPr>
          <w:delText xml:space="preserve"> (33.09%); 4) </w:delText>
        </w:r>
        <w:r w:rsidRPr="001D0D38" w:rsidDel="00855A7A">
          <w:rPr>
            <w:rFonts w:cstheme="minorHAnsi"/>
            <w:color w:val="000000"/>
            <w:sz w:val="20"/>
            <w:szCs w:val="20"/>
          </w:rPr>
          <w:delText>Lack of education about the metric (</w:delText>
        </w:r>
        <w:r w:rsidDel="00855A7A">
          <w:rPr>
            <w:rFonts w:cstheme="minorHAnsi"/>
            <w:color w:val="000000"/>
            <w:sz w:val="20"/>
            <w:szCs w:val="20"/>
          </w:rPr>
          <w:delText xml:space="preserve">e.g. </w:delText>
        </w:r>
        <w:r w:rsidRPr="001D0D38" w:rsidDel="00855A7A">
          <w:rPr>
            <w:rFonts w:cstheme="minorHAnsi"/>
            <w:color w:val="000000"/>
            <w:sz w:val="20"/>
            <w:szCs w:val="20"/>
          </w:rPr>
          <w:delText>definition, source,</w:delText>
        </w:r>
        <w:r w:rsidDel="00855A7A">
          <w:rPr>
            <w:rFonts w:cstheme="minorHAnsi"/>
            <w:color w:val="000000"/>
            <w:sz w:val="20"/>
            <w:szCs w:val="20"/>
          </w:rPr>
          <w:delText xml:space="preserve"> </w:delText>
        </w:r>
        <w:r w:rsidRPr="001D0D38" w:rsidDel="00855A7A">
          <w:rPr>
            <w:rFonts w:cstheme="minorHAnsi"/>
            <w:color w:val="000000"/>
            <w:sz w:val="20"/>
            <w:szCs w:val="20"/>
          </w:rPr>
          <w:delText>logic</w:delText>
        </w:r>
        <w:r w:rsidDel="00855A7A">
          <w:rPr>
            <w:rFonts w:cstheme="minorHAnsi"/>
            <w:color w:val="000000"/>
            <w:sz w:val="20"/>
            <w:szCs w:val="20"/>
          </w:rPr>
          <w:delText>) (21.58%). While the SIM data reported that data availability, data discrepancy, and data definition/comprehension as the top issues that were reported</w:delText>
        </w:r>
        <w:r w:rsidRPr="00516B3F" w:rsidDel="00855A7A">
          <w:rPr>
            <w:rFonts w:cstheme="minorHAnsi"/>
            <w:color w:val="000000"/>
            <w:sz w:val="20"/>
            <w:szCs w:val="20"/>
          </w:rPr>
          <w:delText xml:space="preserve">.  </w:delText>
        </w:r>
        <w:r w:rsidDel="00855A7A">
          <w:rPr>
            <w:rFonts w:cstheme="minorHAnsi"/>
            <w:color w:val="000000"/>
            <w:sz w:val="20"/>
            <w:szCs w:val="20"/>
          </w:rPr>
          <w:delText>All</w:delText>
        </w:r>
        <w:r w:rsidRPr="002A24B4" w:rsidDel="00855A7A">
          <w:rPr>
            <w:rFonts w:cstheme="minorHAnsi"/>
            <w:color w:val="000000"/>
            <w:sz w:val="20"/>
            <w:szCs w:val="20"/>
          </w:rPr>
          <w:delText xml:space="preserve"> data sources are outlining </w:delText>
        </w:r>
        <w:r w:rsidRPr="00516B3F" w:rsidDel="00855A7A">
          <w:rPr>
            <w:rFonts w:cstheme="minorHAnsi"/>
            <w:color w:val="000000"/>
            <w:sz w:val="20"/>
            <w:szCs w:val="20"/>
          </w:rPr>
          <w:delText xml:space="preserve">similar root causes such as data quality, data discrepancy, education, and data comprehension.   This </w:delText>
        </w:r>
        <w:r w:rsidDel="00855A7A">
          <w:rPr>
            <w:rFonts w:cstheme="minorHAnsi"/>
            <w:color w:val="000000"/>
            <w:sz w:val="20"/>
            <w:szCs w:val="20"/>
          </w:rPr>
          <w:delText>confirmation of all data sources</w:delText>
        </w:r>
        <w:r w:rsidRPr="00516B3F" w:rsidDel="00855A7A">
          <w:rPr>
            <w:rFonts w:cstheme="minorHAnsi"/>
            <w:color w:val="000000"/>
            <w:sz w:val="20"/>
            <w:szCs w:val="20"/>
          </w:rPr>
          <w:delText xml:space="preserve"> is confirming that these are root causes</w:delText>
        </w:r>
        <w:r w:rsidDel="00855A7A">
          <w:rPr>
            <w:rFonts w:cstheme="minorHAnsi"/>
            <w:color w:val="000000"/>
            <w:sz w:val="20"/>
            <w:szCs w:val="20"/>
          </w:rPr>
          <w:delText xml:space="preserve"> that we should look into.</w:delText>
        </w:r>
      </w:del>
    </w:p>
    <w:p w14:paraId="64EC3573" w14:textId="66369904" w:rsidR="00F6684F" w:rsidDel="00855A7A" w:rsidRDefault="00F6684F" w:rsidP="00F6684F">
      <w:pPr>
        <w:spacing w:after="0"/>
        <w:jc w:val="both"/>
        <w:rPr>
          <w:del w:id="138" w:author="swolberg@amazon.com" w:date="2023-03-14T19:23:00Z"/>
          <w:rFonts w:cstheme="minorHAnsi"/>
          <w:color w:val="000000"/>
          <w:sz w:val="20"/>
          <w:szCs w:val="20"/>
        </w:rPr>
      </w:pPr>
    </w:p>
    <w:p w14:paraId="18A46663" w14:textId="43A21A9E" w:rsidR="00114134" w:rsidDel="00855A7A" w:rsidRDefault="00114134" w:rsidP="00F6684F">
      <w:pPr>
        <w:spacing w:after="0"/>
        <w:jc w:val="both"/>
        <w:rPr>
          <w:del w:id="139" w:author="swolberg@amazon.com" w:date="2023-03-14T19:23:00Z"/>
          <w:rFonts w:cstheme="minorHAnsi"/>
          <w:color w:val="000000"/>
          <w:sz w:val="20"/>
          <w:szCs w:val="20"/>
        </w:rPr>
      </w:pPr>
      <w:del w:id="140" w:author="swolberg@amazon.com" w:date="2023-03-14T19:23:00Z">
        <w:r w:rsidDel="00855A7A">
          <w:rPr>
            <w:rFonts w:cstheme="minorHAnsi"/>
            <w:color w:val="000000"/>
            <w:sz w:val="20"/>
            <w:szCs w:val="20"/>
          </w:rPr>
          <w:delText xml:space="preserve">The usage data identifies four main root </w:delText>
        </w:r>
        <w:r w:rsidR="009522D1" w:rsidDel="00855A7A">
          <w:rPr>
            <w:rFonts w:cstheme="minorHAnsi"/>
            <w:color w:val="000000"/>
            <w:sz w:val="20"/>
            <w:szCs w:val="20"/>
          </w:rPr>
          <w:delText>causes that</w:delText>
        </w:r>
        <w:r w:rsidDel="00855A7A">
          <w:rPr>
            <w:rFonts w:cstheme="minorHAnsi"/>
            <w:color w:val="000000"/>
            <w:sz w:val="20"/>
            <w:szCs w:val="20"/>
          </w:rPr>
          <w:delText xml:space="preserve"> were also </w:delText>
        </w:r>
        <w:r w:rsidR="004D7E35" w:rsidDel="00855A7A">
          <w:rPr>
            <w:rFonts w:cstheme="minorHAnsi"/>
            <w:color w:val="000000"/>
            <w:sz w:val="20"/>
            <w:szCs w:val="20"/>
          </w:rPr>
          <w:delText>identified</w:delText>
        </w:r>
        <w:r w:rsidDel="00855A7A">
          <w:rPr>
            <w:rFonts w:cstheme="minorHAnsi"/>
            <w:color w:val="000000"/>
            <w:sz w:val="20"/>
            <w:szCs w:val="20"/>
          </w:rPr>
          <w:delText xml:space="preserve"> by the survey: 1) bad data quality perceived by our customers; 2) acknowledgement of </w:delText>
        </w:r>
        <w:r w:rsidR="009522D1" w:rsidDel="00855A7A">
          <w:rPr>
            <w:rFonts w:cstheme="minorHAnsi"/>
            <w:color w:val="000000"/>
            <w:sz w:val="20"/>
            <w:szCs w:val="20"/>
          </w:rPr>
          <w:delText>low-level</w:delText>
        </w:r>
        <w:r w:rsidDel="00855A7A">
          <w:rPr>
            <w:rFonts w:cstheme="minorHAnsi"/>
            <w:color w:val="000000"/>
            <w:sz w:val="20"/>
            <w:szCs w:val="20"/>
          </w:rPr>
          <w:delText xml:space="preserve"> user education related to metrics and other usage; 3) </w:delText>
        </w:r>
      </w:del>
    </w:p>
    <w:p w14:paraId="7E248F29" w14:textId="6FF14F7B" w:rsidR="00114134" w:rsidDel="00855A7A" w:rsidRDefault="00114134" w:rsidP="00F6684F">
      <w:pPr>
        <w:spacing w:after="0"/>
        <w:jc w:val="both"/>
        <w:rPr>
          <w:del w:id="141" w:author="swolberg@amazon.com" w:date="2023-03-14T19:23:00Z"/>
          <w:rFonts w:cstheme="minorHAnsi"/>
          <w:color w:val="000000"/>
          <w:sz w:val="20"/>
          <w:szCs w:val="20"/>
        </w:rPr>
      </w:pPr>
      <w:del w:id="142" w:author="swolberg@amazon.com" w:date="2023-03-14T19:23:00Z">
        <w:r w:rsidDel="00855A7A">
          <w:rPr>
            <w:rFonts w:cstheme="minorHAnsi"/>
            <w:color w:val="000000"/>
            <w:sz w:val="20"/>
            <w:szCs w:val="20"/>
          </w:rPr>
          <w:delText>T</w:delText>
        </w:r>
      </w:del>
    </w:p>
    <w:p w14:paraId="54CB61B4" w14:textId="178305A4" w:rsidR="00F6684F" w:rsidDel="00855A7A" w:rsidRDefault="00F6684F" w:rsidP="00F6684F">
      <w:pPr>
        <w:spacing w:after="0"/>
        <w:jc w:val="both"/>
        <w:rPr>
          <w:del w:id="143" w:author="swolberg@amazon.com" w:date="2023-03-14T19:23:00Z"/>
          <w:rFonts w:cstheme="minorHAnsi"/>
          <w:color w:val="000000"/>
          <w:sz w:val="20"/>
          <w:szCs w:val="20"/>
        </w:rPr>
      </w:pPr>
      <w:del w:id="144" w:author="swolberg@amazon.com" w:date="2023-03-14T19:23:00Z">
        <w:r w:rsidDel="00855A7A">
          <w:rPr>
            <w:rFonts w:cstheme="minorHAnsi"/>
            <w:color w:val="000000"/>
            <w:sz w:val="20"/>
            <w:szCs w:val="20"/>
          </w:rPr>
          <w:delText>So what are the insights that we can</w:delText>
        </w:r>
      </w:del>
    </w:p>
    <w:p w14:paraId="197029EF" w14:textId="4528EDF7" w:rsidR="006B7932" w:rsidRPr="006B7932" w:rsidDel="00252C06" w:rsidRDefault="006B7932" w:rsidP="006B7932">
      <w:pPr>
        <w:spacing w:after="0"/>
        <w:jc w:val="both"/>
        <w:rPr>
          <w:del w:id="145" w:author="swolberg@amazon.com" w:date="2023-03-14T23:17:00Z"/>
          <w:rFonts w:cstheme="minorHAnsi"/>
          <w:color w:val="000000"/>
          <w:sz w:val="20"/>
          <w:szCs w:val="20"/>
        </w:rPr>
      </w:pPr>
    </w:p>
    <w:p w14:paraId="0E29BAB3" w14:textId="3A798D17" w:rsidR="00001722" w:rsidDel="0047680A" w:rsidRDefault="003C4C57" w:rsidP="006B7932">
      <w:pPr>
        <w:spacing w:after="0"/>
        <w:jc w:val="both"/>
        <w:rPr>
          <w:del w:id="146" w:author="swolberg@amazon.com" w:date="2023-03-14T18:06:00Z"/>
          <w:rFonts w:cstheme="minorHAnsi"/>
          <w:i/>
          <w:color w:val="000000"/>
          <w:sz w:val="20"/>
          <w:szCs w:val="20"/>
          <w:u w:val="single"/>
        </w:rPr>
      </w:pPr>
      <w:del w:id="147" w:author="swolberg@amazon.com" w:date="2023-03-14T23:17:00Z">
        <w:r w:rsidDel="00252C06">
          <w:rPr>
            <w:rStyle w:val="CommentReference"/>
            <w:rFonts w:eastAsiaTheme="minorEastAsia"/>
            <w:lang w:eastAsia="zh-CN"/>
          </w:rPr>
          <w:commentReference w:id="148"/>
        </w:r>
      </w:del>
    </w:p>
    <w:p w14:paraId="45832155" w14:textId="34B3E221" w:rsidR="006B7932" w:rsidDel="00252C06" w:rsidRDefault="006B7932" w:rsidP="006B7932">
      <w:pPr>
        <w:spacing w:after="0"/>
        <w:jc w:val="both"/>
        <w:rPr>
          <w:del w:id="149" w:author="swolberg@amazon.com" w:date="2023-03-14T23:17:00Z"/>
          <w:rFonts w:cstheme="minorHAnsi"/>
          <w:i/>
          <w:color w:val="000000"/>
          <w:sz w:val="20"/>
          <w:szCs w:val="20"/>
          <w:u w:val="single"/>
        </w:rPr>
      </w:pPr>
      <w:del w:id="150" w:author="swolberg@amazon.com" w:date="2023-03-14T22:41:00Z">
        <w:r w:rsidRPr="00784A10" w:rsidDel="005E1872">
          <w:rPr>
            <w:rFonts w:cstheme="minorHAnsi"/>
            <w:i/>
            <w:color w:val="000000"/>
            <w:sz w:val="20"/>
            <w:szCs w:val="20"/>
            <w:u w:val="single"/>
          </w:rPr>
          <w:delText xml:space="preserve">Data </w:delText>
        </w:r>
      </w:del>
      <w:del w:id="151" w:author="swolberg@amazon.com" w:date="2023-03-14T23:17:00Z">
        <w:r w:rsidRPr="00784A10" w:rsidDel="00252C06">
          <w:rPr>
            <w:rFonts w:cstheme="minorHAnsi"/>
            <w:i/>
            <w:color w:val="000000"/>
            <w:sz w:val="20"/>
            <w:szCs w:val="20"/>
            <w:u w:val="single"/>
          </w:rPr>
          <w:delText>Consistency</w:delText>
        </w:r>
      </w:del>
    </w:p>
    <w:p w14:paraId="71EC1A4C" w14:textId="73F6E839" w:rsidR="006B7932" w:rsidDel="00252C06" w:rsidRDefault="006B7932" w:rsidP="006B7932">
      <w:pPr>
        <w:spacing w:after="0"/>
        <w:jc w:val="both"/>
        <w:rPr>
          <w:del w:id="152" w:author="swolberg@amazon.com" w:date="2023-03-14T23:17:00Z"/>
          <w:rFonts w:cstheme="minorHAnsi"/>
          <w:color w:val="000000"/>
          <w:sz w:val="20"/>
          <w:szCs w:val="20"/>
        </w:rPr>
      </w:pPr>
    </w:p>
    <w:p w14:paraId="09B9DB6F" w14:textId="6237C38C" w:rsidR="006B7932" w:rsidDel="00252C06" w:rsidRDefault="006B7932" w:rsidP="006B7932">
      <w:pPr>
        <w:spacing w:after="0"/>
        <w:jc w:val="both"/>
        <w:rPr>
          <w:del w:id="153" w:author="swolberg@amazon.com" w:date="2023-03-14T23:17:00Z"/>
          <w:rFonts w:cstheme="minorHAnsi"/>
          <w:color w:val="000000"/>
          <w:sz w:val="20"/>
          <w:szCs w:val="20"/>
        </w:rPr>
      </w:pPr>
      <w:del w:id="154" w:author="swolberg@amazon.com" w:date="2023-03-14T23:17:00Z">
        <w:r w:rsidDel="00252C06">
          <w:rPr>
            <w:rFonts w:cstheme="minorHAnsi"/>
            <w:color w:val="000000"/>
            <w:sz w:val="20"/>
            <w:szCs w:val="20"/>
          </w:rPr>
          <w:delText>SIM data</w:delText>
        </w:r>
      </w:del>
    </w:p>
    <w:p w14:paraId="3A23F4AF" w14:textId="1055C0FB" w:rsidR="006B7932" w:rsidDel="00252C06" w:rsidRDefault="006B7932" w:rsidP="006B7932">
      <w:pPr>
        <w:spacing w:after="0"/>
        <w:jc w:val="both"/>
        <w:rPr>
          <w:del w:id="155" w:author="swolberg@amazon.com" w:date="2023-03-14T23:17:00Z"/>
          <w:rFonts w:cstheme="minorHAnsi"/>
          <w:color w:val="000000"/>
          <w:sz w:val="20"/>
          <w:szCs w:val="20"/>
        </w:rPr>
      </w:pPr>
      <w:del w:id="156" w:author="swolberg@amazon.com" w:date="2023-03-14T23:17:00Z">
        <w:r w:rsidDel="00252C06">
          <w:rPr>
            <w:rFonts w:cstheme="minorHAnsi"/>
            <w:color w:val="000000"/>
            <w:sz w:val="20"/>
            <w:szCs w:val="20"/>
          </w:rPr>
          <w:delText>Survey data</w:delText>
        </w:r>
      </w:del>
    </w:p>
    <w:p w14:paraId="106EC2BB" w14:textId="44D91EF8" w:rsidR="006B7932" w:rsidDel="00252C06" w:rsidRDefault="006B7932" w:rsidP="006B7932">
      <w:pPr>
        <w:spacing w:after="0"/>
        <w:jc w:val="both"/>
        <w:rPr>
          <w:del w:id="157" w:author="swolberg@amazon.com" w:date="2023-03-14T23:17:00Z"/>
          <w:rFonts w:cstheme="minorHAnsi"/>
          <w:color w:val="000000"/>
          <w:sz w:val="20"/>
          <w:szCs w:val="20"/>
        </w:rPr>
      </w:pPr>
      <w:del w:id="158" w:author="swolberg@amazon.com" w:date="2023-03-14T23:17:00Z">
        <w:r w:rsidDel="00252C06">
          <w:rPr>
            <w:rFonts w:cstheme="minorHAnsi"/>
            <w:color w:val="000000"/>
            <w:sz w:val="20"/>
            <w:szCs w:val="20"/>
          </w:rPr>
          <w:delText>Usage Data</w:delText>
        </w:r>
      </w:del>
    </w:p>
    <w:p w14:paraId="04313BA8" w14:textId="77777777" w:rsidR="006B7932" w:rsidRPr="00784A10" w:rsidRDefault="006B7932" w:rsidP="006B7932">
      <w:pPr>
        <w:spacing w:after="0"/>
        <w:jc w:val="both"/>
        <w:rPr>
          <w:rFonts w:cstheme="minorHAnsi"/>
          <w:color w:val="000000"/>
          <w:sz w:val="20"/>
          <w:szCs w:val="20"/>
        </w:rPr>
      </w:pPr>
    </w:p>
    <w:p w14:paraId="6FCA4697" w14:textId="77777777" w:rsidR="006B7932" w:rsidRDefault="006B7932" w:rsidP="006B7932">
      <w:pPr>
        <w:spacing w:after="0"/>
        <w:jc w:val="both"/>
        <w:rPr>
          <w:rFonts w:cstheme="minorHAnsi"/>
          <w:i/>
          <w:color w:val="000000"/>
          <w:sz w:val="20"/>
          <w:szCs w:val="20"/>
          <w:u w:val="single"/>
        </w:rPr>
      </w:pPr>
      <w:del w:id="159" w:author="swolberg@amazon.com" w:date="2023-03-14T22:41:00Z">
        <w:r w:rsidDel="005E1872">
          <w:rPr>
            <w:rFonts w:cstheme="minorHAnsi"/>
            <w:i/>
            <w:color w:val="000000"/>
            <w:sz w:val="20"/>
            <w:szCs w:val="20"/>
            <w:u w:val="single"/>
          </w:rPr>
          <w:delText xml:space="preserve">Data </w:delText>
        </w:r>
      </w:del>
      <w:r>
        <w:rPr>
          <w:rFonts w:cstheme="minorHAnsi"/>
          <w:i/>
          <w:color w:val="000000"/>
          <w:sz w:val="20"/>
          <w:szCs w:val="20"/>
          <w:u w:val="single"/>
        </w:rPr>
        <w:t xml:space="preserve">Comprehension </w:t>
      </w:r>
    </w:p>
    <w:p w14:paraId="41728345" w14:textId="3C8D5BC8" w:rsidR="003B2FB2" w:rsidRPr="003D59A0" w:rsidRDefault="006B7932" w:rsidP="003B2FB2">
      <w:pPr>
        <w:spacing w:after="0"/>
        <w:jc w:val="both"/>
        <w:rPr>
          <w:moveTo w:id="160" w:author="swolberg@amazon.com" w:date="2023-03-14T22:32:00Z"/>
          <w:rFonts w:ascii="Calibri" w:hAnsi="Calibri" w:cs="Calibri"/>
          <w:b/>
          <w:bCs/>
          <w:sz w:val="20"/>
          <w:szCs w:val="20"/>
        </w:rPr>
      </w:pPr>
      <w:r>
        <w:rPr>
          <w:rFonts w:ascii="Calibri" w:hAnsi="Calibri" w:cs="Calibri"/>
          <w:sz w:val="20"/>
          <w:szCs w:val="20"/>
        </w:rPr>
        <w:t xml:space="preserve">The issue of data comprehension is a very prominent issue that was identified in Data comprehension can sometimes be a culprit for many different issues.  According to the SIM data, </w:t>
      </w:r>
      <w:r w:rsidRPr="00784A10">
        <w:rPr>
          <w:rFonts w:ascii="Calibri" w:hAnsi="Calibri" w:cs="Calibri"/>
          <w:sz w:val="20"/>
          <w:szCs w:val="20"/>
        </w:rPr>
        <w:t xml:space="preserve">51.1% SIM </w:t>
      </w:r>
      <w:r>
        <w:rPr>
          <w:rFonts w:ascii="Calibri" w:hAnsi="Calibri" w:cs="Calibri"/>
          <w:sz w:val="20"/>
          <w:szCs w:val="20"/>
        </w:rPr>
        <w:t>tickets are bucketed</w:t>
      </w:r>
      <w:r w:rsidRPr="00784A10">
        <w:rPr>
          <w:rFonts w:ascii="Calibri" w:hAnsi="Calibri" w:cs="Calibri"/>
          <w:sz w:val="20"/>
          <w:szCs w:val="20"/>
        </w:rPr>
        <w:t xml:space="preserve"> under user knowledge. </w:t>
      </w:r>
      <w:del w:id="161" w:author="swolberg@amazon.com" w:date="2023-03-14T22:35:00Z">
        <w:r w:rsidDel="004E403A">
          <w:rPr>
            <w:rFonts w:ascii="Calibri" w:hAnsi="Calibri" w:cs="Calibri"/>
            <w:sz w:val="20"/>
            <w:szCs w:val="20"/>
          </w:rPr>
          <w:delText xml:space="preserve">In accordance with this fact, </w:delText>
        </w:r>
      </w:del>
      <w:r w:rsidRPr="00784A10">
        <w:rPr>
          <w:rFonts w:ascii="Calibri" w:hAnsi="Calibri" w:cs="Calibri"/>
          <w:sz w:val="20"/>
          <w:szCs w:val="20"/>
        </w:rPr>
        <w:t>40% of the</w:t>
      </w:r>
      <w:r>
        <w:rPr>
          <w:rFonts w:ascii="Calibri" w:hAnsi="Calibri" w:cs="Calibri"/>
          <w:sz w:val="20"/>
          <w:szCs w:val="20"/>
        </w:rPr>
        <w:t xml:space="preserve">ses comprehension issues </w:t>
      </w:r>
      <w:r w:rsidRPr="00784A10">
        <w:rPr>
          <w:rFonts w:ascii="Calibri" w:hAnsi="Calibri" w:cs="Calibri"/>
          <w:sz w:val="20"/>
          <w:szCs w:val="20"/>
        </w:rPr>
        <w:t xml:space="preserve">can be addressed through improved documentation surfacing through </w:t>
      </w:r>
      <w:r>
        <w:rPr>
          <w:rFonts w:ascii="Calibri" w:hAnsi="Calibri" w:cs="Calibri"/>
          <w:sz w:val="20"/>
          <w:szCs w:val="20"/>
        </w:rPr>
        <w:t xml:space="preserve">tools such as </w:t>
      </w:r>
      <w:r w:rsidRPr="00784A10">
        <w:rPr>
          <w:rFonts w:ascii="Calibri" w:hAnsi="Calibri" w:cs="Calibri"/>
          <w:sz w:val="20"/>
          <w:szCs w:val="20"/>
        </w:rPr>
        <w:t>wiki</w:t>
      </w:r>
      <w:r>
        <w:rPr>
          <w:rFonts w:ascii="Calibri" w:hAnsi="Calibri" w:cs="Calibri"/>
          <w:sz w:val="20"/>
          <w:szCs w:val="20"/>
        </w:rPr>
        <w:t xml:space="preserve">, </w:t>
      </w:r>
      <w:del w:id="162" w:author="swolberg@amazon.com" w:date="2023-03-14T22:35:00Z">
        <w:r w:rsidRPr="00784A10" w:rsidDel="004E403A">
          <w:rPr>
            <w:rFonts w:ascii="Calibri" w:hAnsi="Calibri" w:cs="Calibri"/>
            <w:sz w:val="20"/>
            <w:szCs w:val="20"/>
          </w:rPr>
          <w:delText>sage</w:delText>
        </w:r>
        <w:r w:rsidDel="004E403A">
          <w:rPr>
            <w:rFonts w:ascii="Calibri" w:hAnsi="Calibri" w:cs="Calibri"/>
            <w:sz w:val="20"/>
            <w:szCs w:val="20"/>
          </w:rPr>
          <w:delText>,  and</w:delText>
        </w:r>
      </w:del>
      <w:ins w:id="163" w:author="swolberg@amazon.com" w:date="2023-03-14T22:35:00Z">
        <w:r w:rsidR="004E403A" w:rsidRPr="00784A10">
          <w:rPr>
            <w:rFonts w:ascii="Calibri" w:hAnsi="Calibri" w:cs="Calibri"/>
            <w:sz w:val="20"/>
            <w:szCs w:val="20"/>
          </w:rPr>
          <w:t>sage</w:t>
        </w:r>
        <w:r w:rsidR="004E403A">
          <w:rPr>
            <w:rFonts w:ascii="Calibri" w:hAnsi="Calibri" w:cs="Calibri"/>
            <w:sz w:val="20"/>
            <w:szCs w:val="20"/>
          </w:rPr>
          <w:t>, and</w:t>
        </w:r>
      </w:ins>
      <w:r>
        <w:rPr>
          <w:rFonts w:ascii="Calibri" w:hAnsi="Calibri" w:cs="Calibri"/>
          <w:sz w:val="20"/>
          <w:szCs w:val="20"/>
        </w:rPr>
        <w:t xml:space="preserve"> a </w:t>
      </w:r>
      <w:r w:rsidRPr="00784A10">
        <w:rPr>
          <w:rFonts w:ascii="Calibri" w:hAnsi="Calibri" w:cs="Calibri"/>
          <w:sz w:val="20"/>
          <w:szCs w:val="20"/>
        </w:rPr>
        <w:t>chatbot.</w:t>
      </w:r>
      <w:r>
        <w:rPr>
          <w:rFonts w:ascii="Calibri" w:hAnsi="Calibri" w:cs="Calibri"/>
          <w:sz w:val="20"/>
          <w:szCs w:val="20"/>
        </w:rPr>
        <w:t xml:space="preserve">   </w:t>
      </w:r>
      <w:ins w:id="164" w:author="swolberg@amazon.com" w:date="2023-03-14T22:32:00Z">
        <w:r w:rsidR="003B2FB2">
          <w:rPr>
            <w:rFonts w:ascii="Calibri" w:hAnsi="Calibri" w:cs="Calibri"/>
            <w:sz w:val="20"/>
            <w:szCs w:val="20"/>
          </w:rPr>
          <w:t xml:space="preserve">The SIM data also highlights that </w:t>
        </w:r>
      </w:ins>
      <w:moveToRangeStart w:id="165" w:author="swolberg@amazon.com" w:date="2023-03-14T22:32:00Z" w:name="move129725570"/>
      <w:moveTo w:id="166" w:author="swolberg@amazon.com" w:date="2023-03-14T22:32:00Z">
        <w:del w:id="167" w:author="swolberg@amazon.com" w:date="2023-03-14T22:32:00Z">
          <w:r w:rsidR="003B2FB2" w:rsidRPr="003D59A0" w:rsidDel="003B2FB2">
            <w:rPr>
              <w:rFonts w:ascii="Calibri" w:hAnsi="Calibri" w:cs="Calibri"/>
              <w:sz w:val="20"/>
              <w:szCs w:val="20"/>
            </w:rPr>
            <w:delText xml:space="preserve">Within </w:delText>
          </w:r>
          <w:r w:rsidR="003B2FB2" w:rsidRPr="003D59A0" w:rsidDel="003B2FB2">
            <w:rPr>
              <w:rFonts w:ascii="Calibri" w:hAnsi="Calibri" w:cs="Calibri"/>
              <w:b/>
              <w:bCs/>
              <w:sz w:val="20"/>
              <w:szCs w:val="20"/>
            </w:rPr>
            <w:delText>Data Definition/Comprehension</w:delText>
          </w:r>
        </w:del>
      </w:moveTo>
      <w:ins w:id="168" w:author="swolberg@amazon.com" w:date="2023-03-14T22:33:00Z">
        <w:r w:rsidR="003B2FB2">
          <w:rPr>
            <w:rFonts w:ascii="Calibri" w:hAnsi="Calibri" w:cs="Calibri"/>
            <w:sz w:val="20"/>
            <w:szCs w:val="20"/>
          </w:rPr>
          <w:t>metric</w:t>
        </w:r>
      </w:ins>
      <w:ins w:id="169" w:author="swolberg@amazon.com" w:date="2023-03-14T22:32:00Z">
        <w:r w:rsidR="003B2FB2">
          <w:rPr>
            <w:rFonts w:ascii="Calibri" w:hAnsi="Calibri" w:cs="Calibri"/>
            <w:sz w:val="20"/>
            <w:szCs w:val="20"/>
          </w:rPr>
          <w:t xml:space="preserve"> comprehension</w:t>
        </w:r>
      </w:ins>
      <w:moveTo w:id="170" w:author="swolberg@amazon.com" w:date="2023-03-14T22:32:00Z">
        <w:del w:id="171" w:author="swolberg@amazon.com" w:date="2023-03-14T22:33:00Z">
          <w:r w:rsidR="003B2FB2" w:rsidRPr="003D59A0" w:rsidDel="003B2FB2">
            <w:rPr>
              <w:rFonts w:ascii="Calibri" w:hAnsi="Calibri" w:cs="Calibri"/>
              <w:b/>
              <w:bCs/>
              <w:sz w:val="20"/>
              <w:szCs w:val="20"/>
            </w:rPr>
            <w:delText xml:space="preserve">, </w:delText>
          </w:r>
          <w:r w:rsidR="003B2FB2" w:rsidRPr="003D59A0" w:rsidDel="003B2FB2">
            <w:rPr>
              <w:rFonts w:ascii="Calibri" w:hAnsi="Calibri" w:cs="Calibri"/>
              <w:sz w:val="20"/>
              <w:szCs w:val="20"/>
            </w:rPr>
            <w:delText>it</w:delText>
          </w:r>
        </w:del>
        <w:r w:rsidR="003B2FB2" w:rsidRPr="003D59A0">
          <w:rPr>
            <w:rFonts w:ascii="Calibri" w:hAnsi="Calibri" w:cs="Calibri"/>
            <w:sz w:val="20"/>
            <w:szCs w:val="20"/>
          </w:rPr>
          <w:t xml:space="preserve"> </w:t>
        </w:r>
        <w:del w:id="172" w:author="swolberg@amazon.com" w:date="2023-03-14T22:33:00Z">
          <w:r w:rsidR="003B2FB2" w:rsidRPr="003D59A0" w:rsidDel="003B2FB2">
            <w:rPr>
              <w:rFonts w:ascii="Calibri" w:hAnsi="Calibri" w:cs="Calibri"/>
              <w:sz w:val="20"/>
              <w:szCs w:val="20"/>
            </w:rPr>
            <w:delText>is mainly around the</w:delText>
          </w:r>
        </w:del>
      </w:moveTo>
      <w:ins w:id="173" w:author="swolberg@amazon.com" w:date="2023-03-14T22:33:00Z">
        <w:r w:rsidR="003B2FB2">
          <w:rPr>
            <w:rFonts w:ascii="Calibri" w:hAnsi="Calibri" w:cs="Calibri"/>
            <w:sz w:val="20"/>
            <w:szCs w:val="20"/>
          </w:rPr>
          <w:t>correlates to the</w:t>
        </w:r>
      </w:ins>
      <w:moveTo w:id="174" w:author="swolberg@amazon.com" w:date="2023-03-14T22:32:00Z">
        <w:r w:rsidR="003B2FB2" w:rsidRPr="003D59A0">
          <w:rPr>
            <w:rFonts w:ascii="Calibri" w:hAnsi="Calibri" w:cs="Calibri"/>
            <w:sz w:val="20"/>
            <w:szCs w:val="20"/>
          </w:rPr>
          <w:t xml:space="preserve"> top usage metrics</w:t>
        </w:r>
        <w:del w:id="175" w:author="swolberg@amazon.com" w:date="2023-03-14T22:33:00Z">
          <w:r w:rsidR="003B2FB2" w:rsidRPr="003D59A0" w:rsidDel="003B2FB2">
            <w:rPr>
              <w:rFonts w:ascii="Calibri" w:hAnsi="Calibri" w:cs="Calibri"/>
              <w:sz w:val="20"/>
              <w:szCs w:val="20"/>
            </w:rPr>
            <w:delText>,</w:delText>
          </w:r>
        </w:del>
        <w:r w:rsidR="003B2FB2" w:rsidRPr="003D59A0">
          <w:rPr>
            <w:rFonts w:ascii="Calibri" w:hAnsi="Calibri" w:cs="Calibri"/>
            <w:sz w:val="20"/>
            <w:szCs w:val="20"/>
          </w:rPr>
          <w:t xml:space="preserve"> (OPS/GMS, GV, Net PPM, PCOGS, Net Receipt, ROOS, Deal OPS, Confirmation Rate, IDQ, Inventory)</w:t>
        </w:r>
      </w:moveTo>
      <w:ins w:id="176" w:author="swolberg@amazon.com" w:date="2023-03-14T22:35:00Z">
        <w:r w:rsidR="004E403A">
          <w:rPr>
            <w:rFonts w:ascii="Calibri" w:hAnsi="Calibri" w:cs="Calibri"/>
            <w:sz w:val="20"/>
            <w:szCs w:val="20"/>
          </w:rPr>
          <w:t>.</w:t>
        </w:r>
      </w:ins>
      <w:moveTo w:id="177" w:author="swolberg@amazon.com" w:date="2023-03-14T22:32:00Z">
        <w:del w:id="178" w:author="swolberg@amazon.com" w:date="2023-03-14T22:35:00Z">
          <w:r w:rsidR="003B2FB2" w:rsidRPr="003D59A0" w:rsidDel="004E403A">
            <w:rPr>
              <w:rFonts w:ascii="Calibri" w:hAnsi="Calibri" w:cs="Calibri"/>
              <w:sz w:val="20"/>
              <w:szCs w:val="20"/>
            </w:rPr>
            <w:delText xml:space="preserve"> -&gt;&gt; metric governance group with EU/NA/JP with goal to ensure data </w:delText>
          </w:r>
          <w:r w:rsidR="003B2FB2" w:rsidRPr="003D59A0" w:rsidDel="004E403A">
            <w:rPr>
              <w:rFonts w:ascii="Calibri" w:hAnsi="Calibri" w:cs="Calibri"/>
              <w:b/>
              <w:bCs/>
              <w:sz w:val="20"/>
              <w:szCs w:val="20"/>
            </w:rPr>
            <w:delText>accurate, updated and comprehensive</w:delText>
          </w:r>
        </w:del>
      </w:moveTo>
    </w:p>
    <w:moveToRangeEnd w:id="165"/>
    <w:p w14:paraId="3E02EF4A" w14:textId="77777777" w:rsidR="006B7932" w:rsidRDefault="006B7932" w:rsidP="006B7932">
      <w:pPr>
        <w:spacing w:after="0"/>
        <w:jc w:val="both"/>
        <w:rPr>
          <w:rFonts w:ascii="Calibri" w:hAnsi="Calibri" w:cs="Calibri"/>
          <w:sz w:val="20"/>
          <w:szCs w:val="20"/>
        </w:rPr>
      </w:pPr>
    </w:p>
    <w:p w14:paraId="2AC10DC0" w14:textId="3B85A088" w:rsidR="003B2FB2" w:rsidRDefault="003B2FB2" w:rsidP="003B2FB2">
      <w:pPr>
        <w:spacing w:after="0"/>
        <w:jc w:val="both"/>
        <w:rPr>
          <w:ins w:id="179" w:author="swolberg@amazon.com" w:date="2023-03-14T22:32:00Z"/>
          <w:rFonts w:cstheme="minorHAnsi"/>
          <w:color w:val="000000"/>
          <w:sz w:val="20"/>
          <w:szCs w:val="20"/>
        </w:rPr>
      </w:pPr>
      <w:ins w:id="180" w:author="swolberg@amazon.com" w:date="2023-03-14T22:32:00Z">
        <w:r>
          <w:rPr>
            <w:rFonts w:cstheme="minorHAnsi"/>
            <w:color w:val="000000"/>
            <w:sz w:val="20"/>
            <w:szCs w:val="20"/>
          </w:rPr>
          <w:t xml:space="preserve">Some insightful aspects of the usage analysis show that user education correlates to specific demographics such as tenure, level, and department. The </w:t>
        </w:r>
        <w:r>
          <w:rPr>
            <w:rFonts w:cstheme="minorHAnsi"/>
            <w:color w:val="000000"/>
            <w:sz w:val="20"/>
            <w:szCs w:val="20"/>
          </w:rPr>
          <w:fldChar w:fldCharType="begin"/>
        </w:r>
        <w:r>
          <w:rPr>
            <w:rFonts w:cstheme="minorHAnsi"/>
            <w:color w:val="000000"/>
            <w:sz w:val="20"/>
            <w:szCs w:val="20"/>
          </w:rPr>
          <w:instrText xml:space="preserve"> HYPERLINK "https://us-east-1.quicksight.aws.amazon.com/sn/dashboards/8d50ab95-5699-41bb-bf5d-4e7cc3241917/sheets/8d50ab95-5699-41bb-bf5d-4e7cc3241917_475868bb-97ac-4dae-bf2a-96012d43805e" </w:instrText>
        </w:r>
        <w:r>
          <w:rPr>
            <w:rFonts w:cstheme="minorHAnsi"/>
            <w:color w:val="000000"/>
            <w:sz w:val="20"/>
            <w:szCs w:val="20"/>
          </w:rPr>
          <w:fldChar w:fldCharType="separate"/>
        </w:r>
        <w:r w:rsidRPr="00CB3242">
          <w:rPr>
            <w:rStyle w:val="Hyperlink"/>
            <w:rFonts w:cstheme="minorHAnsi"/>
            <w:sz w:val="20"/>
            <w:szCs w:val="20"/>
          </w:rPr>
          <w:t xml:space="preserve">Turismo Metric </w:t>
        </w:r>
        <w:r w:rsidRPr="00206460">
          <w:rPr>
            <w:rStyle w:val="Hyperlink"/>
            <w:rFonts w:cstheme="minorHAnsi"/>
            <w:sz w:val="20"/>
            <w:szCs w:val="20"/>
          </w:rPr>
          <w:t>Usage Dashboard</w:t>
        </w:r>
        <w:r>
          <w:rPr>
            <w:rFonts w:cstheme="minorHAnsi"/>
            <w:color w:val="000000"/>
            <w:sz w:val="20"/>
            <w:szCs w:val="20"/>
          </w:rPr>
          <w:fldChar w:fldCharType="end"/>
        </w:r>
        <w:r>
          <w:rPr>
            <w:rFonts w:cstheme="minorHAnsi"/>
            <w:color w:val="000000"/>
            <w:sz w:val="20"/>
            <w:szCs w:val="20"/>
          </w:rPr>
          <w:t xml:space="preserve"> the majority of requests come from customers with less than a year in their current position.  Additionally, the usage board also shows that L4s (2380) frequent metrics more often followed by L5s (1205), L6s (586), L3s (291), L2s (281), L7s (99), L8 (11), and L10s (1).  This means that L4s are using the site more often.  This could be because they need access metrics multiple times a day for their current position, or this may also mean that they are having difficulty or trouble using a metric.   Lastly, another key insight that the metric usage dashboard shows is that specific departments frequent metrics more often (e.g. EU SVS (2007), Paid Services Vendor (1105), JP SVS (382), VSM-Hardlines-VAR (313), EU Retail (294), VSM-Consumables (229), EU Retail TCEE Central (EUS) (201), EU Consumables Central (EU5) (179), JP Central Retail Services-VAR (75), and JP Retail Life &amp; Leisure (65).  What this information further establishes that the customer education level correlates to current position or level, tenure, and department.  Although we already have tools (e.g. data dictionary, FAQs, a great help application) we may not be fully responding to the customer education issue. An emphasis on onboarding training as well as continued training on metrics and systems might be necessary to invest in.</w:t>
        </w:r>
      </w:ins>
    </w:p>
    <w:p w14:paraId="2D9CF0C3" w14:textId="77777777" w:rsidR="003B2FB2" w:rsidRPr="003D59A0" w:rsidDel="003B2FB2" w:rsidRDefault="003B2FB2" w:rsidP="003B2FB2">
      <w:pPr>
        <w:spacing w:after="0"/>
        <w:jc w:val="both"/>
        <w:rPr>
          <w:del w:id="181" w:author="swolberg@amazon.com" w:date="2023-03-14T22:34:00Z"/>
          <w:rFonts w:ascii="Calibri" w:hAnsi="Calibri" w:cs="Calibri"/>
          <w:color w:val="000000"/>
          <w:sz w:val="20"/>
          <w:szCs w:val="20"/>
        </w:rPr>
      </w:pPr>
    </w:p>
    <w:p w14:paraId="2AEDF0E2" w14:textId="5BEEE49D" w:rsidR="006B7932" w:rsidRPr="003D59A0" w:rsidDel="003B2FB2" w:rsidRDefault="006B7932" w:rsidP="006B7932">
      <w:pPr>
        <w:spacing w:after="0"/>
        <w:jc w:val="both"/>
        <w:rPr>
          <w:moveFrom w:id="182" w:author="swolberg@amazon.com" w:date="2023-03-14T22:32:00Z"/>
          <w:rFonts w:ascii="Calibri" w:hAnsi="Calibri" w:cs="Calibri"/>
          <w:b/>
          <w:bCs/>
          <w:sz w:val="20"/>
          <w:szCs w:val="20"/>
        </w:rPr>
      </w:pPr>
      <w:moveFromRangeStart w:id="183" w:author="swolberg@amazon.com" w:date="2023-03-14T22:32:00Z" w:name="move129725570"/>
      <w:moveFrom w:id="184" w:author="swolberg@amazon.com" w:date="2023-03-14T22:32:00Z">
        <w:r w:rsidRPr="003D59A0" w:rsidDel="003B2FB2">
          <w:rPr>
            <w:rFonts w:ascii="Calibri" w:hAnsi="Calibri" w:cs="Calibri"/>
            <w:sz w:val="20"/>
            <w:szCs w:val="20"/>
          </w:rPr>
          <w:t xml:space="preserve">Within </w:t>
        </w:r>
        <w:r w:rsidRPr="003D59A0" w:rsidDel="003B2FB2">
          <w:rPr>
            <w:rFonts w:ascii="Calibri" w:hAnsi="Calibri" w:cs="Calibri"/>
            <w:b/>
            <w:bCs/>
            <w:sz w:val="20"/>
            <w:szCs w:val="20"/>
          </w:rPr>
          <w:t xml:space="preserve">Data Definition/Comprehension, </w:t>
        </w:r>
        <w:r w:rsidRPr="003D59A0" w:rsidDel="003B2FB2">
          <w:rPr>
            <w:rFonts w:ascii="Calibri" w:hAnsi="Calibri" w:cs="Calibri"/>
            <w:sz w:val="20"/>
            <w:szCs w:val="20"/>
          </w:rPr>
          <w:t xml:space="preserve">it is mainly around the top usage metrics, (OPS/GMS, GV, Net PPM, PCOGS, Net Receipt, ROOS, Deal OPS, Confirmation Rate, IDQ, Inventory) -&gt;&gt; metric governance group with EU/NA/JP with goal to ensure data </w:t>
        </w:r>
        <w:r w:rsidRPr="003D59A0" w:rsidDel="003B2FB2">
          <w:rPr>
            <w:rFonts w:ascii="Calibri" w:hAnsi="Calibri" w:cs="Calibri"/>
            <w:b/>
            <w:bCs/>
            <w:sz w:val="20"/>
            <w:szCs w:val="20"/>
          </w:rPr>
          <w:t>accurate, updated and comprehensive</w:t>
        </w:r>
      </w:moveFrom>
    </w:p>
    <w:moveFromRangeEnd w:id="183"/>
    <w:p w14:paraId="053ED2D1" w14:textId="77777777" w:rsidR="006B7932" w:rsidRPr="003D59A0" w:rsidRDefault="006B7932" w:rsidP="006B7932">
      <w:pPr>
        <w:spacing w:after="0"/>
        <w:jc w:val="both"/>
        <w:rPr>
          <w:rFonts w:cstheme="minorHAnsi"/>
          <w:color w:val="000000"/>
          <w:sz w:val="20"/>
          <w:szCs w:val="20"/>
        </w:rPr>
      </w:pPr>
    </w:p>
    <w:p w14:paraId="562A3EB1" w14:textId="77777777" w:rsidR="006B7932" w:rsidRPr="00784A10" w:rsidRDefault="006B7932" w:rsidP="006B7932">
      <w:pPr>
        <w:spacing w:after="0"/>
        <w:jc w:val="both"/>
        <w:rPr>
          <w:rFonts w:cstheme="minorHAnsi"/>
          <w:i/>
          <w:color w:val="000000"/>
          <w:sz w:val="20"/>
          <w:szCs w:val="20"/>
          <w:u w:val="single"/>
        </w:rPr>
      </w:pPr>
      <w:r>
        <w:rPr>
          <w:rFonts w:cstheme="minorHAnsi"/>
          <w:i/>
          <w:color w:val="000000"/>
          <w:sz w:val="20"/>
          <w:szCs w:val="20"/>
          <w:u w:val="single"/>
        </w:rPr>
        <w:t xml:space="preserve">Data Accuracy </w:t>
      </w:r>
      <w:del w:id="185" w:author="swolberg@amazon.com" w:date="2023-03-14T18:06:00Z">
        <w:r w:rsidDel="0047680A">
          <w:rPr>
            <w:rFonts w:cstheme="minorHAnsi"/>
            <w:i/>
            <w:color w:val="000000"/>
            <w:sz w:val="20"/>
            <w:szCs w:val="20"/>
            <w:u w:val="single"/>
          </w:rPr>
          <w:delText>Insights</w:delText>
        </w:r>
      </w:del>
    </w:p>
    <w:p w14:paraId="2DB3F0EE" w14:textId="7F5A88B5" w:rsidR="006B7932" w:rsidRPr="001B2150" w:rsidRDefault="001B2150" w:rsidP="003D59A0">
      <w:pPr>
        <w:spacing w:after="0"/>
        <w:rPr>
          <w:ins w:id="186" w:author="swolberg@amazon.com" w:date="2023-03-14T23:07:00Z"/>
          <w:rFonts w:ascii="Calibri" w:hAnsi="Calibri" w:cs="Calibri"/>
          <w:i/>
          <w:color w:val="202124"/>
          <w:sz w:val="20"/>
          <w:szCs w:val="20"/>
          <w:u w:val="single"/>
          <w:shd w:val="clear" w:color="auto" w:fill="FFFFFF"/>
          <w:rPrChange w:id="187" w:author="swolberg@amazon.com" w:date="2023-03-14T23:07:00Z">
            <w:rPr>
              <w:ins w:id="188" w:author="swolberg@amazon.com" w:date="2023-03-14T23:07:00Z"/>
              <w:rFonts w:cstheme="minorHAnsi"/>
              <w:i/>
              <w:color w:val="202124"/>
              <w:sz w:val="20"/>
              <w:szCs w:val="20"/>
              <w:u w:val="single"/>
              <w:shd w:val="clear" w:color="auto" w:fill="FFFFFF"/>
            </w:rPr>
          </w:rPrChange>
        </w:rPr>
      </w:pPr>
      <w:ins w:id="189" w:author="swolberg@amazon.com" w:date="2023-03-14T23:07:00Z">
        <w:r>
          <w:rPr>
            <w:rFonts w:ascii="Calibri" w:hAnsi="Calibri" w:cs="Calibri"/>
            <w:sz w:val="20"/>
            <w:szCs w:val="20"/>
          </w:rPr>
          <w:t xml:space="preserve">The SIM </w:t>
        </w:r>
      </w:ins>
      <w:ins w:id="190" w:author="swolberg@amazon.com" w:date="2023-03-14T23:15:00Z">
        <w:r w:rsidR="001B2E93">
          <w:rPr>
            <w:rFonts w:ascii="Calibri" w:hAnsi="Calibri" w:cs="Calibri"/>
            <w:sz w:val="20"/>
            <w:szCs w:val="20"/>
          </w:rPr>
          <w:t>data shows</w:t>
        </w:r>
      </w:ins>
      <w:ins w:id="191" w:author="swolberg@amazon.com" w:date="2023-03-14T23:07:00Z">
        <w:r>
          <w:rPr>
            <w:rFonts w:ascii="Calibri" w:hAnsi="Calibri" w:cs="Calibri"/>
            <w:sz w:val="20"/>
            <w:szCs w:val="20"/>
          </w:rPr>
          <w:t xml:space="preserve"> that </w:t>
        </w:r>
      </w:ins>
      <w:ins w:id="192" w:author="swolberg@amazon.com" w:date="2023-03-14T23:08:00Z">
        <w:r>
          <w:rPr>
            <w:rFonts w:ascii="Calibri" w:hAnsi="Calibri" w:cs="Calibri"/>
            <w:sz w:val="20"/>
            <w:szCs w:val="20"/>
          </w:rPr>
          <w:t>data accuracy (data discrepancy) stems from two issues.  First</w:t>
        </w:r>
      </w:ins>
      <w:ins w:id="193" w:author="swolberg@amazon.com" w:date="2023-03-14T23:07:00Z">
        <w:r w:rsidRPr="001B2150">
          <w:rPr>
            <w:rFonts w:ascii="Calibri" w:hAnsi="Calibri" w:cs="Calibri"/>
            <w:sz w:val="20"/>
            <w:szCs w:val="20"/>
            <w:rPrChange w:id="194" w:author="swolberg@amazon.com" w:date="2023-03-14T23:07:00Z">
              <w:rPr/>
            </w:rPrChange>
          </w:rPr>
          <w:t>,</w:t>
        </w:r>
      </w:ins>
      <w:ins w:id="195" w:author="swolberg@amazon.com" w:date="2023-03-14T23:08:00Z">
        <w:r>
          <w:rPr>
            <w:rFonts w:ascii="Calibri" w:hAnsi="Calibri" w:cs="Calibri"/>
            <w:sz w:val="20"/>
            <w:szCs w:val="20"/>
          </w:rPr>
          <w:t xml:space="preserve"> there is an existing</w:t>
        </w:r>
      </w:ins>
      <w:ins w:id="196" w:author="swolberg@amazon.com" w:date="2023-03-14T23:07:00Z">
        <w:r w:rsidRPr="001B2150">
          <w:rPr>
            <w:rFonts w:ascii="Calibri" w:hAnsi="Calibri" w:cs="Calibri"/>
            <w:sz w:val="20"/>
            <w:szCs w:val="20"/>
            <w:rPrChange w:id="197" w:author="swolberg@amazon.com" w:date="2023-03-14T23:07:00Z">
              <w:rPr/>
            </w:rPrChange>
          </w:rPr>
          <w:t xml:space="preserve"> data difference between Turismo and other </w:t>
        </w:r>
      </w:ins>
      <w:ins w:id="198" w:author="swolberg@amazon.com" w:date="2023-03-14T23:15:00Z">
        <w:r w:rsidR="001B2E93" w:rsidRPr="001B2150">
          <w:rPr>
            <w:rFonts w:ascii="Calibri" w:hAnsi="Calibri" w:cs="Calibri"/>
            <w:sz w:val="20"/>
            <w:szCs w:val="20"/>
          </w:rPr>
          <w:t>tools</w:t>
        </w:r>
        <w:r w:rsidR="001B2E93">
          <w:rPr>
            <w:rFonts w:ascii="Calibri" w:hAnsi="Calibri" w:cs="Calibri"/>
            <w:sz w:val="20"/>
            <w:szCs w:val="20"/>
          </w:rPr>
          <w:t xml:space="preserve"> (</w:t>
        </w:r>
      </w:ins>
      <w:ins w:id="199" w:author="swolberg@amazon.com" w:date="2023-03-14T23:08:00Z">
        <w:r w:rsidR="00227549">
          <w:rPr>
            <w:rFonts w:ascii="Calibri" w:hAnsi="Calibri" w:cs="Calibri"/>
            <w:sz w:val="20"/>
            <w:szCs w:val="20"/>
          </w:rPr>
          <w:t>e.g</w:t>
        </w:r>
      </w:ins>
      <w:ins w:id="200" w:author="swolberg@amazon.com" w:date="2023-03-14T23:09:00Z">
        <w:r w:rsidR="00227549">
          <w:rPr>
            <w:rFonts w:ascii="Calibri" w:hAnsi="Calibri" w:cs="Calibri"/>
            <w:sz w:val="20"/>
            <w:szCs w:val="20"/>
          </w:rPr>
          <w:t xml:space="preserve">. </w:t>
        </w:r>
      </w:ins>
      <w:ins w:id="201" w:author="swolberg@amazon.com" w:date="2023-03-14T23:07:00Z">
        <w:r w:rsidRPr="001B2150">
          <w:rPr>
            <w:rFonts w:ascii="Calibri" w:hAnsi="Calibri" w:cs="Calibri"/>
            <w:sz w:val="20"/>
            <w:szCs w:val="20"/>
            <w:rPrChange w:id="202" w:author="swolberg@amazon.com" w:date="2023-03-14T23:07:00Z">
              <w:rPr/>
            </w:rPrChange>
          </w:rPr>
          <w:t>daily order, procurement portal</w:t>
        </w:r>
      </w:ins>
      <w:ins w:id="203" w:author="swolberg@amazon.com" w:date="2023-03-14T23:09:00Z">
        <w:r w:rsidR="00227549">
          <w:rPr>
            <w:rFonts w:ascii="Calibri" w:hAnsi="Calibri" w:cs="Calibri"/>
            <w:sz w:val="20"/>
            <w:szCs w:val="20"/>
          </w:rPr>
          <w:t xml:space="preserve">, </w:t>
        </w:r>
      </w:ins>
      <w:ins w:id="204" w:author="swolberg@amazon.com" w:date="2023-03-14T23:07:00Z">
        <w:r w:rsidRPr="001B2150">
          <w:rPr>
            <w:rFonts w:ascii="Calibri" w:hAnsi="Calibri" w:cs="Calibri"/>
            <w:sz w:val="20"/>
            <w:szCs w:val="20"/>
            <w:rPrChange w:id="205" w:author="swolberg@amazon.com" w:date="2023-03-14T23:07:00Z">
              <w:rPr/>
            </w:rPrChange>
          </w:rPr>
          <w:t>cost portal</w:t>
        </w:r>
      </w:ins>
      <w:ins w:id="206" w:author="swolberg@amazon.com" w:date="2023-03-14T23:09:00Z">
        <w:r w:rsidR="00227549">
          <w:rPr>
            <w:rFonts w:ascii="Calibri" w:hAnsi="Calibri" w:cs="Calibri"/>
            <w:sz w:val="20"/>
            <w:szCs w:val="20"/>
          </w:rPr>
          <w:t xml:space="preserve">).  To fix this issue, our team will need to conduct further research </w:t>
        </w:r>
      </w:ins>
      <w:ins w:id="207" w:author="swolberg@amazon.com" w:date="2023-03-14T23:10:00Z">
        <w:r w:rsidR="00227549">
          <w:rPr>
            <w:rFonts w:ascii="Calibri" w:hAnsi="Calibri" w:cs="Calibri"/>
            <w:sz w:val="20"/>
            <w:szCs w:val="20"/>
          </w:rPr>
          <w:t xml:space="preserve">as well as </w:t>
        </w:r>
      </w:ins>
      <w:ins w:id="208" w:author="swolberg@amazon.com" w:date="2023-03-14T23:07:00Z">
        <w:r w:rsidRPr="001B2150">
          <w:rPr>
            <w:rFonts w:ascii="Calibri" w:hAnsi="Calibri" w:cs="Calibri"/>
            <w:sz w:val="20"/>
            <w:szCs w:val="20"/>
            <w:rPrChange w:id="209" w:author="swolberg@amazon.com" w:date="2023-03-14T23:07:00Z">
              <w:rPr/>
            </w:rPrChange>
          </w:rPr>
          <w:t xml:space="preserve">work with </w:t>
        </w:r>
      </w:ins>
      <w:ins w:id="210" w:author="swolberg@amazon.com" w:date="2023-03-14T23:10:00Z">
        <w:r w:rsidR="00227549">
          <w:rPr>
            <w:rFonts w:ascii="Calibri" w:hAnsi="Calibri" w:cs="Calibri"/>
            <w:sz w:val="20"/>
            <w:szCs w:val="20"/>
          </w:rPr>
          <w:t xml:space="preserve">the </w:t>
        </w:r>
      </w:ins>
      <w:ins w:id="211" w:author="swolberg@amazon.com" w:date="2023-03-14T23:07:00Z">
        <w:r w:rsidRPr="001B2150">
          <w:rPr>
            <w:rFonts w:ascii="Calibri" w:hAnsi="Calibri" w:cs="Calibri"/>
            <w:sz w:val="20"/>
            <w:szCs w:val="20"/>
            <w:rPrChange w:id="212" w:author="swolberg@amazon.com" w:date="2023-03-14T23:07:00Z">
              <w:rPr/>
            </w:rPrChange>
          </w:rPr>
          <w:t>tools owner and inform the overlap users on the expected gap.</w:t>
        </w:r>
      </w:ins>
      <w:ins w:id="213" w:author="swolberg@amazon.com" w:date="2023-03-14T23:10:00Z">
        <w:r w:rsidR="00227549">
          <w:rPr>
            <w:rFonts w:ascii="Calibri" w:hAnsi="Calibri" w:cs="Calibri"/>
            <w:sz w:val="20"/>
            <w:szCs w:val="20"/>
          </w:rPr>
          <w:t xml:space="preserve">  Secondly, the </w:t>
        </w:r>
      </w:ins>
      <w:ins w:id="214" w:author="swolberg@amazon.com" w:date="2023-03-14T23:07:00Z">
        <w:r w:rsidRPr="001B2150">
          <w:rPr>
            <w:rFonts w:ascii="Calibri" w:hAnsi="Calibri" w:cs="Calibri"/>
            <w:sz w:val="20"/>
            <w:szCs w:val="20"/>
            <w:rPrChange w:id="215" w:author="swolberg@amazon.com" w:date="2023-03-14T23:07:00Z">
              <w:rPr/>
            </w:rPrChange>
          </w:rPr>
          <w:t>data difference</w:t>
        </w:r>
      </w:ins>
      <w:ins w:id="216" w:author="swolberg@amazon.com" w:date="2023-03-14T23:10:00Z">
        <w:r w:rsidR="00227549">
          <w:rPr>
            <w:rFonts w:ascii="Calibri" w:hAnsi="Calibri" w:cs="Calibri"/>
            <w:sz w:val="20"/>
            <w:szCs w:val="20"/>
          </w:rPr>
          <w:t>s</w:t>
        </w:r>
      </w:ins>
      <w:ins w:id="217" w:author="swolberg@amazon.com" w:date="2023-03-14T23:07:00Z">
        <w:r w:rsidRPr="001B2150">
          <w:rPr>
            <w:rFonts w:ascii="Calibri" w:hAnsi="Calibri" w:cs="Calibri"/>
            <w:sz w:val="20"/>
            <w:szCs w:val="20"/>
            <w:rPrChange w:id="218" w:author="swolberg@amazon.com" w:date="2023-03-14T23:07:00Z">
              <w:rPr/>
            </w:rPrChange>
          </w:rPr>
          <w:t xml:space="preserve"> between Turismo and </w:t>
        </w:r>
      </w:ins>
      <w:ins w:id="219" w:author="swolberg@amazon.com" w:date="2023-03-14T23:11:00Z">
        <w:r w:rsidR="00227549">
          <w:rPr>
            <w:rFonts w:ascii="Calibri" w:hAnsi="Calibri" w:cs="Calibri"/>
            <w:sz w:val="20"/>
            <w:szCs w:val="20"/>
          </w:rPr>
          <w:t xml:space="preserve">an </w:t>
        </w:r>
      </w:ins>
      <w:ins w:id="220" w:author="swolberg@amazon.com" w:date="2023-03-14T23:07:00Z">
        <w:r w:rsidRPr="001B2150">
          <w:rPr>
            <w:rFonts w:ascii="Calibri" w:hAnsi="Calibri" w:cs="Calibri"/>
            <w:sz w:val="20"/>
            <w:szCs w:val="20"/>
            <w:rPrChange w:id="221" w:author="swolberg@amazon.com" w:date="2023-03-14T23:07:00Z">
              <w:rPr/>
            </w:rPrChange>
          </w:rPr>
          <w:t xml:space="preserve">ad-hoc query or dashboard owned by </w:t>
        </w:r>
      </w:ins>
      <w:ins w:id="222" w:author="swolberg@amazon.com" w:date="2023-03-14T23:11:00Z">
        <w:r w:rsidR="00227549">
          <w:rPr>
            <w:rFonts w:ascii="Calibri" w:hAnsi="Calibri" w:cs="Calibri"/>
            <w:sz w:val="20"/>
            <w:szCs w:val="20"/>
          </w:rPr>
          <w:t xml:space="preserve">the </w:t>
        </w:r>
      </w:ins>
      <w:ins w:id="223" w:author="swolberg@amazon.com" w:date="2023-03-14T23:07:00Z">
        <w:r w:rsidRPr="001B2150">
          <w:rPr>
            <w:rFonts w:ascii="Calibri" w:hAnsi="Calibri" w:cs="Calibri"/>
            <w:sz w:val="20"/>
            <w:szCs w:val="20"/>
            <w:rPrChange w:id="224" w:author="swolberg@amazon.com" w:date="2023-03-14T23:07:00Z">
              <w:rPr/>
            </w:rPrChange>
          </w:rPr>
          <w:t>BI team</w:t>
        </w:r>
      </w:ins>
      <w:ins w:id="225" w:author="swolberg@amazon.com" w:date="2023-03-14T23:11:00Z">
        <w:r w:rsidR="00227549">
          <w:rPr>
            <w:rFonts w:ascii="Calibri" w:hAnsi="Calibri" w:cs="Calibri"/>
            <w:sz w:val="20"/>
            <w:szCs w:val="20"/>
          </w:rPr>
          <w:t xml:space="preserve"> should p</w:t>
        </w:r>
      </w:ins>
      <w:ins w:id="226" w:author="swolberg@amazon.com" w:date="2023-03-14T23:07:00Z">
        <w:r w:rsidRPr="001B2150">
          <w:rPr>
            <w:rFonts w:ascii="Calibri" w:hAnsi="Calibri" w:cs="Calibri"/>
            <w:sz w:val="20"/>
            <w:szCs w:val="20"/>
            <w:rPrChange w:id="227" w:author="swolberg@amazon.com" w:date="2023-03-14T23:07:00Z">
              <w:rPr/>
            </w:rPrChange>
          </w:rPr>
          <w:t>rovide user</w:t>
        </w:r>
      </w:ins>
      <w:ins w:id="228" w:author="swolberg@amazon.com" w:date="2023-03-14T23:11:00Z">
        <w:r w:rsidR="00227549">
          <w:rPr>
            <w:rFonts w:ascii="Calibri" w:hAnsi="Calibri" w:cs="Calibri"/>
            <w:sz w:val="20"/>
            <w:szCs w:val="20"/>
          </w:rPr>
          <w:t>s</w:t>
        </w:r>
      </w:ins>
      <w:ins w:id="229" w:author="swolberg@amazon.com" w:date="2023-03-14T23:07:00Z">
        <w:r w:rsidRPr="001B2150">
          <w:rPr>
            <w:rFonts w:ascii="Calibri" w:hAnsi="Calibri" w:cs="Calibri"/>
            <w:sz w:val="20"/>
            <w:szCs w:val="20"/>
            <w:rPrChange w:id="230" w:author="swolberg@amazon.com" w:date="2023-03-14T23:07:00Z">
              <w:rPr/>
            </w:rPrChange>
          </w:rPr>
          <w:t xml:space="preserve"> </w:t>
        </w:r>
      </w:ins>
      <w:ins w:id="231" w:author="swolberg@amazon.com" w:date="2023-03-14T23:11:00Z">
        <w:r w:rsidR="00227549">
          <w:rPr>
            <w:rFonts w:ascii="Calibri" w:hAnsi="Calibri" w:cs="Calibri"/>
            <w:sz w:val="20"/>
            <w:szCs w:val="20"/>
          </w:rPr>
          <w:t xml:space="preserve">better </w:t>
        </w:r>
      </w:ins>
      <w:ins w:id="232" w:author="swolberg@amazon.com" w:date="2023-03-14T23:07:00Z">
        <w:r w:rsidRPr="001B2150">
          <w:rPr>
            <w:rFonts w:ascii="Calibri" w:hAnsi="Calibri" w:cs="Calibri"/>
            <w:sz w:val="20"/>
            <w:szCs w:val="20"/>
            <w:rPrChange w:id="233" w:author="swolberg@amazon.com" w:date="2023-03-14T23:07:00Z">
              <w:rPr/>
            </w:rPrChange>
          </w:rPr>
          <w:t>visibility on Turismo definition</w:t>
        </w:r>
      </w:ins>
      <w:ins w:id="234" w:author="swolberg@amazon.com" w:date="2023-03-14T23:11:00Z">
        <w:r w:rsidR="00227549">
          <w:rPr>
            <w:rFonts w:ascii="Calibri" w:hAnsi="Calibri" w:cs="Calibri"/>
            <w:sz w:val="20"/>
            <w:szCs w:val="20"/>
          </w:rPr>
          <w:t>s.</w:t>
        </w:r>
      </w:ins>
    </w:p>
    <w:p w14:paraId="254D4BD9" w14:textId="77777777" w:rsidR="001B2150" w:rsidRDefault="001B2150" w:rsidP="003D59A0">
      <w:pPr>
        <w:spacing w:after="0"/>
        <w:rPr>
          <w:ins w:id="235" w:author="swolberg@amazon.com" w:date="2023-03-14T22:57:00Z"/>
          <w:rFonts w:cstheme="minorHAnsi"/>
          <w:i/>
          <w:color w:val="202124"/>
          <w:sz w:val="20"/>
          <w:szCs w:val="20"/>
          <w:u w:val="single"/>
          <w:shd w:val="clear" w:color="auto" w:fill="FFFFFF"/>
        </w:rPr>
      </w:pPr>
    </w:p>
    <w:p w14:paraId="78633195" w14:textId="7379005F" w:rsidR="00835901" w:rsidRDefault="00835901" w:rsidP="003D59A0">
      <w:pPr>
        <w:spacing w:after="0"/>
        <w:rPr>
          <w:ins w:id="236" w:author="swolberg@amazon.com" w:date="2023-03-14T22:57:00Z"/>
          <w:rFonts w:cstheme="minorHAnsi"/>
          <w:i/>
          <w:color w:val="202124"/>
          <w:sz w:val="20"/>
          <w:szCs w:val="20"/>
          <w:u w:val="single"/>
          <w:shd w:val="clear" w:color="auto" w:fill="FFFFFF"/>
        </w:rPr>
      </w:pPr>
      <w:ins w:id="237" w:author="swolberg@amazon.com" w:date="2023-03-14T22:57:00Z">
        <w:r>
          <w:rPr>
            <w:rFonts w:cstheme="minorHAnsi"/>
            <w:i/>
            <w:color w:val="202124"/>
            <w:sz w:val="20"/>
            <w:szCs w:val="20"/>
            <w:u w:val="single"/>
            <w:shd w:val="clear" w:color="auto" w:fill="FFFFFF"/>
          </w:rPr>
          <w:t xml:space="preserve">Data </w:t>
        </w:r>
      </w:ins>
      <w:ins w:id="238" w:author="swolberg@amazon.com" w:date="2023-03-14T22:58:00Z">
        <w:r>
          <w:rPr>
            <w:rFonts w:cstheme="minorHAnsi"/>
            <w:i/>
            <w:color w:val="202124"/>
            <w:sz w:val="20"/>
            <w:szCs w:val="20"/>
            <w:u w:val="single"/>
            <w:shd w:val="clear" w:color="auto" w:fill="FFFFFF"/>
          </w:rPr>
          <w:t>Availability</w:t>
        </w:r>
      </w:ins>
    </w:p>
    <w:p w14:paraId="551519A6" w14:textId="2E939014" w:rsidR="00835901" w:rsidRPr="00835901" w:rsidRDefault="00835901" w:rsidP="003D59A0">
      <w:pPr>
        <w:spacing w:after="0"/>
        <w:rPr>
          <w:rFonts w:ascii="Calibri" w:hAnsi="Calibri" w:cs="Calibri"/>
          <w:i/>
          <w:color w:val="202124"/>
          <w:sz w:val="20"/>
          <w:szCs w:val="20"/>
          <w:u w:val="single"/>
          <w:shd w:val="clear" w:color="auto" w:fill="FFFFFF"/>
          <w:rPrChange w:id="239" w:author="swolberg@amazon.com" w:date="2023-03-14T22:58:00Z">
            <w:rPr>
              <w:rFonts w:cstheme="minorHAnsi"/>
              <w:i/>
              <w:color w:val="202124"/>
              <w:sz w:val="20"/>
              <w:szCs w:val="20"/>
              <w:u w:val="single"/>
              <w:shd w:val="clear" w:color="auto" w:fill="FFFFFF"/>
            </w:rPr>
          </w:rPrChange>
        </w:rPr>
      </w:pPr>
      <w:ins w:id="240" w:author="swolberg@amazon.com" w:date="2023-03-14T22:58:00Z">
        <w:r>
          <w:rPr>
            <w:rFonts w:ascii="Calibri" w:hAnsi="Calibri" w:cs="Calibri"/>
            <w:sz w:val="20"/>
            <w:szCs w:val="20"/>
          </w:rPr>
          <w:t>SIM data has</w:t>
        </w:r>
        <w:r w:rsidR="007850EB">
          <w:rPr>
            <w:rFonts w:ascii="Calibri" w:hAnsi="Calibri" w:cs="Calibri"/>
            <w:sz w:val="20"/>
            <w:szCs w:val="20"/>
          </w:rPr>
          <w:t xml:space="preserve"> identified two main issues with dat</w:t>
        </w:r>
      </w:ins>
      <w:ins w:id="241" w:author="swolberg@amazon.com" w:date="2023-03-14T22:59:00Z">
        <w:r w:rsidR="007850EB">
          <w:rPr>
            <w:rFonts w:ascii="Calibri" w:hAnsi="Calibri" w:cs="Calibri"/>
            <w:sz w:val="20"/>
            <w:szCs w:val="20"/>
          </w:rPr>
          <w:t xml:space="preserve">a availability: 1) at the beginning of </w:t>
        </w:r>
      </w:ins>
      <w:ins w:id="242" w:author="swolberg@amazon.com" w:date="2023-03-14T22:58:00Z">
        <w:r w:rsidRPr="00835901">
          <w:rPr>
            <w:rFonts w:ascii="Calibri" w:hAnsi="Calibri" w:cs="Calibri"/>
            <w:sz w:val="20"/>
            <w:szCs w:val="20"/>
            <w:rPrChange w:id="243" w:author="swolberg@amazon.com" w:date="2023-03-14T22:58:00Z">
              <w:rPr/>
            </w:rPrChange>
          </w:rPr>
          <w:t xml:space="preserve">every beginning of </w:t>
        </w:r>
      </w:ins>
      <w:ins w:id="244" w:author="swolberg@amazon.com" w:date="2023-03-14T22:59:00Z">
        <w:r w:rsidR="007850EB">
          <w:rPr>
            <w:rFonts w:ascii="Calibri" w:hAnsi="Calibri" w:cs="Calibri"/>
            <w:sz w:val="20"/>
            <w:szCs w:val="20"/>
          </w:rPr>
          <w:t>metric period (</w:t>
        </w:r>
      </w:ins>
      <w:ins w:id="245" w:author="swolberg@amazon.com" w:date="2023-03-14T22:58:00Z">
        <w:r w:rsidRPr="00835901">
          <w:rPr>
            <w:rFonts w:ascii="Calibri" w:hAnsi="Calibri" w:cs="Calibri"/>
            <w:sz w:val="20"/>
            <w:szCs w:val="20"/>
            <w:rPrChange w:id="246" w:author="swolberg@amazon.com" w:date="2023-03-14T22:58:00Z">
              <w:rPr/>
            </w:rPrChange>
          </w:rPr>
          <w:t>week</w:t>
        </w:r>
      </w:ins>
      <w:ins w:id="247" w:author="swolberg@amazon.com" w:date="2023-03-14T22:59:00Z">
        <w:r w:rsidR="007850EB">
          <w:rPr>
            <w:rFonts w:ascii="Calibri" w:hAnsi="Calibri" w:cs="Calibri"/>
            <w:sz w:val="20"/>
            <w:szCs w:val="20"/>
          </w:rPr>
          <w:t xml:space="preserve">, </w:t>
        </w:r>
      </w:ins>
      <w:ins w:id="248" w:author="swolberg@amazon.com" w:date="2023-03-14T22:58:00Z">
        <w:r w:rsidRPr="00835901">
          <w:rPr>
            <w:rFonts w:ascii="Calibri" w:hAnsi="Calibri" w:cs="Calibri"/>
            <w:sz w:val="20"/>
            <w:szCs w:val="20"/>
            <w:rPrChange w:id="249" w:author="swolberg@amazon.com" w:date="2023-03-14T22:58:00Z">
              <w:rPr/>
            </w:rPrChange>
          </w:rPr>
          <w:t>month</w:t>
        </w:r>
      </w:ins>
      <w:ins w:id="250" w:author="swolberg@amazon.com" w:date="2023-03-14T22:59:00Z">
        <w:r w:rsidR="007850EB">
          <w:rPr>
            <w:rFonts w:ascii="Calibri" w:hAnsi="Calibri" w:cs="Calibri"/>
            <w:sz w:val="20"/>
            <w:szCs w:val="20"/>
          </w:rPr>
          <w:t xml:space="preserve">, </w:t>
        </w:r>
      </w:ins>
      <w:ins w:id="251" w:author="swolberg@amazon.com" w:date="2023-03-14T22:58:00Z">
        <w:r w:rsidRPr="00835901">
          <w:rPr>
            <w:rFonts w:ascii="Calibri" w:hAnsi="Calibri" w:cs="Calibri"/>
            <w:sz w:val="20"/>
            <w:szCs w:val="20"/>
            <w:rPrChange w:id="252" w:author="swolberg@amazon.com" w:date="2023-03-14T22:58:00Z">
              <w:rPr/>
            </w:rPrChange>
          </w:rPr>
          <w:t>year</w:t>
        </w:r>
      </w:ins>
      <w:ins w:id="253" w:author="swolberg@amazon.com" w:date="2023-03-14T22:59:00Z">
        <w:r w:rsidR="007850EB">
          <w:rPr>
            <w:rFonts w:ascii="Calibri" w:hAnsi="Calibri" w:cs="Calibri"/>
            <w:sz w:val="20"/>
            <w:szCs w:val="20"/>
          </w:rPr>
          <w:t>)</w:t>
        </w:r>
      </w:ins>
      <w:ins w:id="254" w:author="swolberg@amazon.com" w:date="2023-03-14T22:58:00Z">
        <w:r w:rsidRPr="00835901">
          <w:rPr>
            <w:rFonts w:ascii="Calibri" w:hAnsi="Calibri" w:cs="Calibri"/>
            <w:sz w:val="20"/>
            <w:szCs w:val="20"/>
            <w:rPrChange w:id="255" w:author="swolberg@amazon.com" w:date="2023-03-14T22:58:00Z">
              <w:rPr/>
            </w:rPrChange>
          </w:rPr>
          <w:t xml:space="preserve">, users </w:t>
        </w:r>
      </w:ins>
      <w:ins w:id="256" w:author="swolberg@amazon.com" w:date="2023-03-14T23:00:00Z">
        <w:r w:rsidR="007850EB">
          <w:rPr>
            <w:rFonts w:ascii="Calibri" w:hAnsi="Calibri" w:cs="Calibri"/>
            <w:sz w:val="20"/>
            <w:szCs w:val="20"/>
          </w:rPr>
          <w:t>continually inquire that</w:t>
        </w:r>
      </w:ins>
      <w:ins w:id="257" w:author="swolberg@amazon.com" w:date="2023-03-14T22:58:00Z">
        <w:r w:rsidRPr="00835901">
          <w:rPr>
            <w:rFonts w:ascii="Calibri" w:hAnsi="Calibri" w:cs="Calibri"/>
            <w:sz w:val="20"/>
            <w:szCs w:val="20"/>
            <w:rPrChange w:id="258" w:author="swolberg@amazon.com" w:date="2023-03-14T22:58:00Z">
              <w:rPr/>
            </w:rPrChange>
          </w:rPr>
          <w:t xml:space="preserve"> metric X is not available for week Y. </w:t>
        </w:r>
      </w:ins>
      <w:ins w:id="259" w:author="swolberg@amazon.com" w:date="2023-03-14T23:00:00Z">
        <w:r w:rsidR="007850EB">
          <w:rPr>
            <w:rFonts w:ascii="Calibri" w:hAnsi="Calibri" w:cs="Calibri"/>
            <w:sz w:val="20"/>
            <w:szCs w:val="20"/>
          </w:rPr>
          <w:t xml:space="preserve">The SIM data shows that this happens to users who </w:t>
        </w:r>
      </w:ins>
      <w:ins w:id="260" w:author="swolberg@amazon.com" w:date="2023-03-14T22:58:00Z">
        <w:r w:rsidRPr="00835901">
          <w:rPr>
            <w:rFonts w:ascii="Calibri" w:hAnsi="Calibri" w:cs="Calibri"/>
            <w:sz w:val="20"/>
            <w:szCs w:val="20"/>
            <w:rPrChange w:id="261" w:author="swolberg@amazon.com" w:date="2023-03-14T22:58:00Z">
              <w:rPr/>
            </w:rPrChange>
          </w:rPr>
          <w:t>are RBS with job title Catalog Specialist or Translation Associate; and some VMs</w:t>
        </w:r>
      </w:ins>
      <w:ins w:id="262" w:author="swolberg@amazon.com" w:date="2023-03-14T23:01:00Z">
        <w:r w:rsidR="007850EB">
          <w:rPr>
            <w:rFonts w:ascii="Calibri" w:hAnsi="Calibri" w:cs="Calibri"/>
            <w:sz w:val="20"/>
            <w:szCs w:val="20"/>
          </w:rPr>
          <w:t>.  To solve this, our team needs to: 1) provide</w:t>
        </w:r>
      </w:ins>
      <w:ins w:id="263" w:author="swolberg@amazon.com" w:date="2023-03-14T22:58:00Z">
        <w:r w:rsidRPr="00835901">
          <w:rPr>
            <w:rFonts w:ascii="Calibri" w:hAnsi="Calibri" w:cs="Calibri"/>
            <w:sz w:val="20"/>
            <w:szCs w:val="20"/>
            <w:rPrChange w:id="264" w:author="swolberg@amazon.com" w:date="2023-03-14T22:58:00Z">
              <w:rPr/>
            </w:rPrChange>
          </w:rPr>
          <w:t xml:space="preserve"> user</w:t>
        </w:r>
      </w:ins>
      <w:ins w:id="265" w:author="swolberg@amazon.com" w:date="2023-03-14T23:01:00Z">
        <w:r w:rsidR="007850EB">
          <w:rPr>
            <w:rFonts w:ascii="Calibri" w:hAnsi="Calibri" w:cs="Calibri"/>
            <w:sz w:val="20"/>
            <w:szCs w:val="20"/>
          </w:rPr>
          <w:t>s</w:t>
        </w:r>
      </w:ins>
      <w:ins w:id="266" w:author="swolberg@amazon.com" w:date="2023-03-14T22:58:00Z">
        <w:r w:rsidRPr="00835901">
          <w:rPr>
            <w:rFonts w:ascii="Calibri" w:hAnsi="Calibri" w:cs="Calibri"/>
            <w:sz w:val="20"/>
            <w:szCs w:val="20"/>
            <w:rPrChange w:id="267" w:author="swolberg@amazon.com" w:date="2023-03-14T22:58:00Z">
              <w:rPr/>
            </w:rPrChange>
          </w:rPr>
          <w:t xml:space="preserve"> </w:t>
        </w:r>
      </w:ins>
      <w:ins w:id="268" w:author="swolberg@amazon.com" w:date="2023-03-14T23:01:00Z">
        <w:r w:rsidR="007850EB">
          <w:rPr>
            <w:rFonts w:ascii="Calibri" w:hAnsi="Calibri" w:cs="Calibri"/>
            <w:sz w:val="20"/>
            <w:szCs w:val="20"/>
          </w:rPr>
          <w:t xml:space="preserve">better </w:t>
        </w:r>
      </w:ins>
      <w:ins w:id="269" w:author="swolberg@amazon.com" w:date="2023-03-14T22:58:00Z">
        <w:r w:rsidRPr="00835901">
          <w:rPr>
            <w:rFonts w:ascii="Calibri" w:hAnsi="Calibri" w:cs="Calibri"/>
            <w:sz w:val="20"/>
            <w:szCs w:val="20"/>
            <w:rPrChange w:id="270" w:author="swolberg@amazon.com" w:date="2023-03-14T22:58:00Z">
              <w:rPr/>
            </w:rPrChange>
          </w:rPr>
          <w:t>visibility on when metric</w:t>
        </w:r>
      </w:ins>
      <w:ins w:id="271" w:author="swolberg@amazon.com" w:date="2023-03-14T23:01:00Z">
        <w:r w:rsidR="007850EB">
          <w:rPr>
            <w:rFonts w:ascii="Calibri" w:hAnsi="Calibri" w:cs="Calibri"/>
            <w:sz w:val="20"/>
            <w:szCs w:val="20"/>
          </w:rPr>
          <w:t>s are available</w:t>
        </w:r>
      </w:ins>
      <w:ins w:id="272" w:author="swolberg@amazon.com" w:date="2023-03-14T22:58:00Z">
        <w:r w:rsidRPr="00835901">
          <w:rPr>
            <w:rFonts w:ascii="Calibri" w:hAnsi="Calibri" w:cs="Calibri"/>
            <w:sz w:val="20"/>
            <w:szCs w:val="20"/>
            <w:rPrChange w:id="273" w:author="swolberg@amazon.com" w:date="2023-03-14T22:58:00Z">
              <w:rPr/>
            </w:rPrChange>
          </w:rPr>
          <w:t xml:space="preserve"> is available</w:t>
        </w:r>
      </w:ins>
      <w:ins w:id="274" w:author="swolberg@amazon.com" w:date="2023-03-14T23:02:00Z">
        <w:r w:rsidR="007850EB">
          <w:rPr>
            <w:rFonts w:ascii="Calibri" w:hAnsi="Calibri" w:cs="Calibri"/>
            <w:sz w:val="20"/>
            <w:szCs w:val="20"/>
          </w:rPr>
          <w:t xml:space="preserve">; and 2) when </w:t>
        </w:r>
      </w:ins>
      <w:ins w:id="275" w:author="swolberg@amazon.com" w:date="2023-03-14T22:58:00Z">
        <w:r w:rsidRPr="00835901">
          <w:rPr>
            <w:rFonts w:ascii="Calibri" w:hAnsi="Calibri" w:cs="Calibri"/>
            <w:sz w:val="20"/>
            <w:szCs w:val="20"/>
            <w:rPrChange w:id="276" w:author="swolberg@amazon.com" w:date="2023-03-14T22:58:00Z">
              <w:rPr/>
            </w:rPrChange>
          </w:rPr>
          <w:t xml:space="preserve">users are inquiring </w:t>
        </w:r>
      </w:ins>
      <w:ins w:id="277" w:author="swolberg@amazon.com" w:date="2023-03-14T23:02:00Z">
        <w:r w:rsidR="007850EB">
          <w:rPr>
            <w:rFonts w:ascii="Calibri" w:hAnsi="Calibri" w:cs="Calibri"/>
            <w:sz w:val="20"/>
            <w:szCs w:val="20"/>
          </w:rPr>
          <w:t xml:space="preserve">about </w:t>
        </w:r>
      </w:ins>
      <w:ins w:id="278" w:author="swolberg@amazon.com" w:date="2023-03-14T22:58:00Z">
        <w:r w:rsidRPr="00835901">
          <w:rPr>
            <w:rFonts w:ascii="Calibri" w:hAnsi="Calibri" w:cs="Calibri"/>
            <w:sz w:val="20"/>
            <w:szCs w:val="20"/>
            <w:rPrChange w:id="279" w:author="swolberg@amazon.com" w:date="2023-03-14T22:58:00Z">
              <w:rPr/>
            </w:rPrChange>
          </w:rPr>
          <w:t>no data in Turismo for certain vendor code</w:t>
        </w:r>
      </w:ins>
      <w:ins w:id="280" w:author="swolberg@amazon.com" w:date="2023-03-14T23:02:00Z">
        <w:r w:rsidR="007850EB">
          <w:rPr>
            <w:rFonts w:ascii="Calibri" w:hAnsi="Calibri" w:cs="Calibri"/>
            <w:sz w:val="20"/>
            <w:szCs w:val="20"/>
          </w:rPr>
          <w:t>s</w:t>
        </w:r>
      </w:ins>
      <w:ins w:id="281" w:author="swolberg@amazon.com" w:date="2023-03-14T22:58:00Z">
        <w:r w:rsidRPr="00835901">
          <w:rPr>
            <w:rFonts w:ascii="Calibri" w:hAnsi="Calibri" w:cs="Calibri"/>
            <w:sz w:val="20"/>
            <w:szCs w:val="20"/>
            <w:rPrChange w:id="282" w:author="swolberg@amazon.com" w:date="2023-03-14T22:58:00Z">
              <w:rPr/>
            </w:rPrChange>
          </w:rPr>
          <w:t xml:space="preserve"> or brand</w:t>
        </w:r>
      </w:ins>
      <w:ins w:id="283" w:author="swolberg@amazon.com" w:date="2023-03-14T23:02:00Z">
        <w:r w:rsidR="007850EB">
          <w:rPr>
            <w:rFonts w:ascii="Calibri" w:hAnsi="Calibri" w:cs="Calibri"/>
            <w:sz w:val="20"/>
            <w:szCs w:val="20"/>
          </w:rPr>
          <w:t>s</w:t>
        </w:r>
      </w:ins>
      <w:ins w:id="284" w:author="swolberg@amazon.com" w:date="2023-03-14T22:58:00Z">
        <w:r w:rsidRPr="00835901">
          <w:rPr>
            <w:rFonts w:ascii="Calibri" w:hAnsi="Calibri" w:cs="Calibri"/>
            <w:sz w:val="20"/>
            <w:szCs w:val="20"/>
            <w:rPrChange w:id="285" w:author="swolberg@amazon.com" w:date="2023-03-14T22:58:00Z">
              <w:rPr/>
            </w:rPrChange>
          </w:rPr>
          <w:t xml:space="preserve"> code (similar user group)</w:t>
        </w:r>
      </w:ins>
      <w:ins w:id="286" w:author="swolberg@amazon.com" w:date="2023-03-14T23:03:00Z">
        <w:r w:rsidR="007850EB">
          <w:rPr>
            <w:rFonts w:ascii="Calibri" w:hAnsi="Calibri" w:cs="Calibri"/>
            <w:sz w:val="20"/>
            <w:szCs w:val="20"/>
          </w:rPr>
          <w:t xml:space="preserve">, we need to help bridge the gap and </w:t>
        </w:r>
      </w:ins>
      <w:ins w:id="287" w:author="swolberg@amazon.com" w:date="2023-03-14T22:58:00Z">
        <w:r w:rsidRPr="00835901">
          <w:rPr>
            <w:rFonts w:ascii="Calibri" w:hAnsi="Calibri" w:cs="Calibri"/>
            <w:sz w:val="20"/>
            <w:szCs w:val="20"/>
            <w:rPrChange w:id="288" w:author="swolberg@amazon.com" w:date="2023-03-14T22:58:00Z">
              <w:rPr/>
            </w:rPrChange>
          </w:rPr>
          <w:t>help user</w:t>
        </w:r>
      </w:ins>
      <w:ins w:id="289" w:author="swolberg@amazon.com" w:date="2023-03-14T23:03:00Z">
        <w:r w:rsidR="007850EB">
          <w:rPr>
            <w:rFonts w:ascii="Calibri" w:hAnsi="Calibri" w:cs="Calibri"/>
            <w:sz w:val="20"/>
            <w:szCs w:val="20"/>
          </w:rPr>
          <w:t>s</w:t>
        </w:r>
      </w:ins>
      <w:ins w:id="290" w:author="swolberg@amazon.com" w:date="2023-03-14T22:58:00Z">
        <w:r w:rsidRPr="00835901">
          <w:rPr>
            <w:rFonts w:ascii="Calibri" w:hAnsi="Calibri" w:cs="Calibri"/>
            <w:sz w:val="20"/>
            <w:szCs w:val="20"/>
            <w:rPrChange w:id="291" w:author="swolberg@amazon.com" w:date="2023-03-14T22:58:00Z">
              <w:rPr/>
            </w:rPrChange>
          </w:rPr>
          <w:t xml:space="preserve"> understand why </w:t>
        </w:r>
      </w:ins>
      <w:ins w:id="292" w:author="swolberg@amazon.com" w:date="2023-03-14T23:03:00Z">
        <w:r w:rsidR="007850EB">
          <w:rPr>
            <w:rFonts w:ascii="Calibri" w:hAnsi="Calibri" w:cs="Calibri"/>
            <w:sz w:val="20"/>
            <w:szCs w:val="20"/>
          </w:rPr>
          <w:t xml:space="preserve">their </w:t>
        </w:r>
      </w:ins>
      <w:ins w:id="293" w:author="swolberg@amazon.com" w:date="2023-03-14T22:58:00Z">
        <w:r w:rsidRPr="00835901">
          <w:rPr>
            <w:rFonts w:ascii="Calibri" w:hAnsi="Calibri" w:cs="Calibri"/>
            <w:sz w:val="20"/>
            <w:szCs w:val="20"/>
            <w:rPrChange w:id="294" w:author="swolberg@amazon.com" w:date="2023-03-14T22:58:00Z">
              <w:rPr/>
            </w:rPrChange>
          </w:rPr>
          <w:t xml:space="preserve">code </w:t>
        </w:r>
      </w:ins>
      <w:ins w:id="295" w:author="swolberg@amazon.com" w:date="2023-03-14T23:03:00Z">
        <w:r w:rsidR="007850EB">
          <w:rPr>
            <w:rFonts w:ascii="Calibri" w:hAnsi="Calibri" w:cs="Calibri"/>
            <w:sz w:val="20"/>
            <w:szCs w:val="20"/>
          </w:rPr>
          <w:t xml:space="preserve">doesn’t </w:t>
        </w:r>
        <w:r w:rsidR="007850EB" w:rsidRPr="00835901">
          <w:rPr>
            <w:rFonts w:ascii="Calibri" w:hAnsi="Calibri" w:cs="Calibri"/>
            <w:sz w:val="20"/>
            <w:szCs w:val="20"/>
          </w:rPr>
          <w:t>return</w:t>
        </w:r>
      </w:ins>
      <w:ins w:id="296" w:author="swolberg@amazon.com" w:date="2023-03-14T22:58:00Z">
        <w:r w:rsidRPr="00835901">
          <w:rPr>
            <w:rFonts w:ascii="Calibri" w:hAnsi="Calibri" w:cs="Calibri"/>
            <w:sz w:val="20"/>
            <w:szCs w:val="20"/>
            <w:rPrChange w:id="297" w:author="swolberg@amazon.com" w:date="2023-03-14T22:58:00Z">
              <w:rPr/>
            </w:rPrChange>
          </w:rPr>
          <w:t xml:space="preserve"> data in Turismo.</w:t>
        </w:r>
      </w:ins>
    </w:p>
    <w:p w14:paraId="6B2EB220" w14:textId="77436770" w:rsidR="006B7932" w:rsidRDefault="006B7932" w:rsidP="003D59A0">
      <w:pPr>
        <w:spacing w:after="0"/>
        <w:rPr>
          <w:ins w:id="298" w:author="Wolberg, Sarah" w:date="2023-03-15T00:01:00Z"/>
          <w:rFonts w:cstheme="minorHAnsi"/>
          <w:i/>
          <w:color w:val="202124"/>
          <w:sz w:val="20"/>
          <w:szCs w:val="20"/>
          <w:u w:val="single"/>
          <w:shd w:val="clear" w:color="auto" w:fill="FFFFFF"/>
        </w:rPr>
      </w:pPr>
    </w:p>
    <w:p w14:paraId="6FE425BA" w14:textId="77777777" w:rsidR="009F39DE" w:rsidRDefault="009F39DE" w:rsidP="003D59A0">
      <w:pPr>
        <w:spacing w:after="0"/>
        <w:rPr>
          <w:rFonts w:cstheme="minorHAnsi"/>
          <w:i/>
          <w:color w:val="202124"/>
          <w:sz w:val="20"/>
          <w:szCs w:val="20"/>
          <w:u w:val="single"/>
          <w:shd w:val="clear" w:color="auto" w:fill="FFFFFF"/>
        </w:rPr>
      </w:pPr>
    </w:p>
    <w:p w14:paraId="79746364" w14:textId="77777777" w:rsidR="006B7932" w:rsidRDefault="006B7932" w:rsidP="003D59A0">
      <w:pP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lastRenderedPageBreak/>
        <w:t>Number of Issues</w:t>
      </w:r>
    </w:p>
    <w:p w14:paraId="783F0026" w14:textId="13EF0FC2" w:rsidR="00A07546" w:rsidRDefault="00A07546">
      <w:pPr>
        <w:spacing w:after="0"/>
        <w:rPr>
          <w:ins w:id="299" w:author="swolberg@amazon.com" w:date="2023-03-14T19:18:00Z"/>
          <w:rFonts w:cstheme="minorHAnsi"/>
          <w:color w:val="000000"/>
          <w:sz w:val="20"/>
          <w:szCs w:val="20"/>
        </w:rPr>
        <w:pPrChange w:id="300" w:author="swolberg@amazon.com" w:date="2023-03-14T19:18:00Z">
          <w:pPr>
            <w:pBdr>
              <w:bottom w:val="single" w:sz="12" w:space="1" w:color="auto"/>
            </w:pBdr>
            <w:spacing w:after="0"/>
          </w:pPr>
        </w:pPrChange>
      </w:pPr>
      <w:ins w:id="301" w:author="swolberg@amazon.com" w:date="2023-03-14T19:18:00Z">
        <w:r>
          <w:rPr>
            <w:rFonts w:cstheme="minorHAnsi"/>
            <w:color w:val="000000"/>
            <w:sz w:val="20"/>
            <w:szCs w:val="20"/>
          </w:rPr>
          <w:t xml:space="preserve">The survey responses to this question were 0 to 5 issues per week (12.23%), 6 to 10 issues per week (59.71%), and 11 to 15 (16.55%). </w:t>
        </w:r>
      </w:ins>
      <w:ins w:id="302" w:author="swolberg@amazon.com" w:date="2023-03-14T22:42:00Z">
        <w:r w:rsidR="005E1872">
          <w:rPr>
            <w:rFonts w:cstheme="minorHAnsi"/>
            <w:color w:val="000000"/>
            <w:sz w:val="20"/>
            <w:szCs w:val="20"/>
          </w:rPr>
          <w:t xml:space="preserve"> This information conflicts with SIM data, </w:t>
        </w:r>
      </w:ins>
      <w:ins w:id="303" w:author="swolberg@amazon.com" w:date="2023-03-14T22:43:00Z">
        <w:r w:rsidR="005E1872">
          <w:rPr>
            <w:rFonts w:cstheme="minorHAnsi"/>
            <w:color w:val="000000"/>
            <w:sz w:val="20"/>
            <w:szCs w:val="20"/>
          </w:rPr>
          <w:t>75% of users raise only 1 SIM ticket per year</w:t>
        </w:r>
      </w:ins>
      <w:ins w:id="304" w:author="swolberg@amazon.com" w:date="2023-03-14T22:42:00Z">
        <w:r w:rsidR="005E1872">
          <w:rPr>
            <w:rFonts w:cstheme="minorHAnsi"/>
            <w:color w:val="000000"/>
            <w:sz w:val="20"/>
            <w:szCs w:val="20"/>
          </w:rPr>
          <w:t xml:space="preserve">.  </w:t>
        </w:r>
      </w:ins>
      <w:ins w:id="305" w:author="swolberg@amazon.com" w:date="2023-03-14T22:43:00Z">
        <w:r w:rsidR="005E1872">
          <w:rPr>
            <w:rFonts w:cstheme="minorHAnsi"/>
            <w:color w:val="000000"/>
            <w:sz w:val="20"/>
            <w:szCs w:val="20"/>
          </w:rPr>
          <w:t>This conflict in information shows that there is an issue w</w:t>
        </w:r>
      </w:ins>
      <w:ins w:id="306" w:author="swolberg@amazon.com" w:date="2023-03-14T22:44:00Z">
        <w:r w:rsidR="005E1872">
          <w:rPr>
            <w:rFonts w:cstheme="minorHAnsi"/>
            <w:color w:val="000000"/>
            <w:sz w:val="20"/>
            <w:szCs w:val="20"/>
          </w:rPr>
          <w:t xml:space="preserve">ith the current situation.  </w:t>
        </w:r>
      </w:ins>
      <w:ins w:id="307" w:author="swolberg@amazon.com" w:date="2023-03-14T19:18:00Z">
        <w:r>
          <w:rPr>
            <w:rFonts w:cstheme="minorHAnsi"/>
            <w:color w:val="000000"/>
            <w:sz w:val="20"/>
            <w:szCs w:val="20"/>
          </w:rPr>
          <w:t>These responses are letting us know that customers are having multiple problems a week</w:t>
        </w:r>
      </w:ins>
      <w:ins w:id="308" w:author="swolberg@amazon.com" w:date="2023-03-14T22:44:00Z">
        <w:r w:rsidR="005E1872">
          <w:rPr>
            <w:rFonts w:cstheme="minorHAnsi"/>
            <w:color w:val="000000"/>
            <w:sz w:val="20"/>
            <w:szCs w:val="20"/>
          </w:rPr>
          <w:t xml:space="preserve"> and not submitting SIM tickets to resolve the issue.</w:t>
        </w:r>
      </w:ins>
      <w:ins w:id="309" w:author="swolberg@amazon.com" w:date="2023-03-14T22:45:00Z">
        <w:r w:rsidR="005E1872">
          <w:rPr>
            <w:rFonts w:cstheme="minorHAnsi"/>
            <w:color w:val="000000"/>
            <w:sz w:val="20"/>
            <w:szCs w:val="20"/>
          </w:rPr>
          <w:t xml:space="preserve"> This could be because 1) </w:t>
        </w:r>
      </w:ins>
      <w:ins w:id="310" w:author="swolberg@amazon.com" w:date="2023-03-14T22:46:00Z">
        <w:r w:rsidR="005E1872">
          <w:rPr>
            <w:rFonts w:cstheme="minorHAnsi"/>
            <w:color w:val="000000"/>
            <w:sz w:val="20"/>
            <w:szCs w:val="20"/>
          </w:rPr>
          <w:t>user</w:t>
        </w:r>
      </w:ins>
      <w:ins w:id="311" w:author="swolberg@amazon.com" w:date="2023-03-14T22:45:00Z">
        <w:r w:rsidR="005E1872">
          <w:rPr>
            <w:rFonts w:cstheme="minorHAnsi"/>
            <w:color w:val="000000"/>
            <w:sz w:val="20"/>
            <w:szCs w:val="20"/>
          </w:rPr>
          <w:t xml:space="preserve">s do not feel like the SIM process works; 2) </w:t>
        </w:r>
      </w:ins>
      <w:ins w:id="312" w:author="swolberg@amazon.com" w:date="2023-03-14T22:46:00Z">
        <w:r w:rsidR="005E1872">
          <w:rPr>
            <w:rFonts w:cstheme="minorHAnsi"/>
            <w:color w:val="000000"/>
            <w:sz w:val="20"/>
            <w:szCs w:val="20"/>
          </w:rPr>
          <w:t>user</w:t>
        </w:r>
      </w:ins>
      <w:ins w:id="313" w:author="swolberg@amazon.com" w:date="2023-03-14T22:45:00Z">
        <w:r w:rsidR="005E1872">
          <w:rPr>
            <w:rFonts w:cstheme="minorHAnsi"/>
            <w:color w:val="000000"/>
            <w:sz w:val="20"/>
            <w:szCs w:val="20"/>
          </w:rPr>
          <w:t>s do not feel as th</w:t>
        </w:r>
      </w:ins>
      <w:ins w:id="314" w:author="swolberg@amazon.com" w:date="2023-03-14T22:46:00Z">
        <w:r w:rsidR="005E1872">
          <w:rPr>
            <w:rFonts w:cstheme="minorHAnsi"/>
            <w:color w:val="000000"/>
            <w:sz w:val="20"/>
            <w:szCs w:val="20"/>
          </w:rPr>
          <w:t>ough they are getting a timely response to their request; 3) users find solutions on their own using the current help applications pro</w:t>
        </w:r>
      </w:ins>
      <w:ins w:id="315" w:author="swolberg@amazon.com" w:date="2023-03-14T22:47:00Z">
        <w:r w:rsidR="005E1872">
          <w:rPr>
            <w:rFonts w:cstheme="minorHAnsi"/>
            <w:color w:val="000000"/>
            <w:sz w:val="20"/>
            <w:szCs w:val="20"/>
          </w:rPr>
          <w:t>vided; 4) users receive help from a team member or other source; or 5) users give up and do not</w:t>
        </w:r>
      </w:ins>
      <w:ins w:id="316" w:author="swolberg@amazon.com" w:date="2023-03-14T22:48:00Z">
        <w:r w:rsidR="005E1872">
          <w:rPr>
            <w:rFonts w:cstheme="minorHAnsi"/>
            <w:color w:val="000000"/>
            <w:sz w:val="20"/>
            <w:szCs w:val="20"/>
          </w:rPr>
          <w:t xml:space="preserve"> care to look into the issue further.  </w:t>
        </w:r>
      </w:ins>
      <w:ins w:id="317" w:author="swolberg@amazon.com" w:date="2023-03-14T19:18:00Z">
        <w:r>
          <w:rPr>
            <w:rFonts w:cstheme="minorHAnsi"/>
            <w:color w:val="000000"/>
            <w:sz w:val="20"/>
            <w:szCs w:val="20"/>
          </w:rPr>
          <w:t xml:space="preserve">Further research should be done </w:t>
        </w:r>
      </w:ins>
      <w:ins w:id="318" w:author="swolberg@amazon.com" w:date="2023-03-14T22:48:00Z">
        <w:r w:rsidR="005E1872">
          <w:rPr>
            <w:rFonts w:cstheme="minorHAnsi"/>
            <w:color w:val="000000"/>
            <w:sz w:val="20"/>
            <w:szCs w:val="20"/>
          </w:rPr>
          <w:t xml:space="preserve">in this space </w:t>
        </w:r>
      </w:ins>
      <w:ins w:id="319" w:author="swolberg@amazon.com" w:date="2023-03-14T19:18:00Z">
        <w:r>
          <w:rPr>
            <w:rFonts w:cstheme="minorHAnsi"/>
            <w:color w:val="000000"/>
            <w:sz w:val="20"/>
            <w:szCs w:val="20"/>
          </w:rPr>
          <w:t xml:space="preserve">to find out what those </w:t>
        </w:r>
      </w:ins>
      <w:ins w:id="320" w:author="swolberg@amazon.com" w:date="2023-03-14T22:54:00Z">
        <w:r w:rsidR="004B3C2B">
          <w:rPr>
            <w:rFonts w:cstheme="minorHAnsi"/>
            <w:color w:val="000000"/>
            <w:sz w:val="20"/>
            <w:szCs w:val="20"/>
          </w:rPr>
          <w:t>surveyed who</w:t>
        </w:r>
      </w:ins>
      <w:ins w:id="321" w:author="swolberg@amazon.com" w:date="2023-03-14T22:49:00Z">
        <w:r w:rsidR="004B3C2B">
          <w:rPr>
            <w:rFonts w:cstheme="minorHAnsi"/>
            <w:color w:val="000000"/>
            <w:sz w:val="20"/>
            <w:szCs w:val="20"/>
          </w:rPr>
          <w:t xml:space="preserve"> have 0, 1</w:t>
        </w:r>
      </w:ins>
      <w:ins w:id="322" w:author="swolberg@amazon.com" w:date="2023-03-14T22:52:00Z">
        <w:r w:rsidR="004B3C2B">
          <w:rPr>
            <w:rFonts w:cstheme="minorHAnsi"/>
            <w:color w:val="000000"/>
            <w:sz w:val="20"/>
            <w:szCs w:val="20"/>
          </w:rPr>
          <w:t>-</w:t>
        </w:r>
      </w:ins>
      <w:ins w:id="323" w:author="swolberg@amazon.com" w:date="2023-03-14T22:49:00Z">
        <w:r w:rsidR="004B3C2B">
          <w:rPr>
            <w:rFonts w:cstheme="minorHAnsi"/>
            <w:color w:val="000000"/>
            <w:sz w:val="20"/>
            <w:szCs w:val="20"/>
          </w:rPr>
          <w:t>2, 3-5, 6-10</w:t>
        </w:r>
      </w:ins>
      <w:ins w:id="324" w:author="swolberg@amazon.com" w:date="2023-03-14T22:50:00Z">
        <w:r w:rsidR="004B3C2B">
          <w:rPr>
            <w:rFonts w:cstheme="minorHAnsi"/>
            <w:color w:val="000000"/>
            <w:sz w:val="20"/>
            <w:szCs w:val="20"/>
          </w:rPr>
          <w:t xml:space="preserve">, +11 issues a week.  </w:t>
        </w:r>
      </w:ins>
      <w:ins w:id="325" w:author="swolberg@amazon.com" w:date="2023-03-14T22:55:00Z">
        <w:r w:rsidR="00BC17DF">
          <w:rPr>
            <w:rFonts w:cstheme="minorHAnsi"/>
            <w:color w:val="000000"/>
            <w:sz w:val="20"/>
            <w:szCs w:val="20"/>
          </w:rPr>
          <w:fldChar w:fldCharType="begin"/>
        </w:r>
        <w:r w:rsidR="00BC17DF">
          <w:rPr>
            <w:rFonts w:cstheme="minorHAnsi"/>
            <w:color w:val="000000"/>
            <w:sz w:val="20"/>
            <w:szCs w:val="20"/>
          </w:rPr>
          <w:instrText xml:space="preserve"> HYPERLINK "https://quip-amazon.com/R7GyAProD7mB/List-of-CustomersInterview-Questions-for-3132023-3172023" </w:instrText>
        </w:r>
        <w:r w:rsidR="00BC17DF">
          <w:rPr>
            <w:rFonts w:cstheme="minorHAnsi"/>
            <w:color w:val="000000"/>
            <w:sz w:val="20"/>
            <w:szCs w:val="20"/>
          </w:rPr>
          <w:fldChar w:fldCharType="separate"/>
        </w:r>
        <w:r w:rsidR="004B3C2B" w:rsidRPr="00BC17DF">
          <w:rPr>
            <w:rStyle w:val="Hyperlink"/>
            <w:rFonts w:cstheme="minorHAnsi"/>
            <w:sz w:val="20"/>
            <w:szCs w:val="20"/>
          </w:rPr>
          <w:t xml:space="preserve">We need </w:t>
        </w:r>
      </w:ins>
      <w:ins w:id="326" w:author="swolberg@amazon.com" w:date="2023-03-14T23:05:00Z">
        <w:r w:rsidR="002834C7">
          <w:rPr>
            <w:rStyle w:val="Hyperlink"/>
            <w:rFonts w:cstheme="minorHAnsi"/>
            <w:sz w:val="20"/>
            <w:szCs w:val="20"/>
          </w:rPr>
          <w:t>conduct</w:t>
        </w:r>
      </w:ins>
      <w:ins w:id="327" w:author="swolberg@amazon.com" w:date="2023-03-14T22:55:00Z">
        <w:r w:rsidR="004B3C2B" w:rsidRPr="00BC17DF">
          <w:rPr>
            <w:rStyle w:val="Hyperlink"/>
            <w:rFonts w:cstheme="minorHAnsi"/>
            <w:sz w:val="20"/>
            <w:szCs w:val="20"/>
          </w:rPr>
          <w:t xml:space="preserve"> </w:t>
        </w:r>
      </w:ins>
      <w:ins w:id="328" w:author="swolberg@amazon.com" w:date="2023-03-14T23:05:00Z">
        <w:r w:rsidR="002834C7">
          <w:rPr>
            <w:rStyle w:val="Hyperlink"/>
            <w:rFonts w:cstheme="minorHAnsi"/>
            <w:sz w:val="20"/>
            <w:szCs w:val="20"/>
          </w:rPr>
          <w:t>further</w:t>
        </w:r>
      </w:ins>
      <w:ins w:id="329" w:author="swolberg@amazon.com" w:date="2023-03-14T22:55:00Z">
        <w:r w:rsidR="004B3C2B" w:rsidRPr="00BC17DF">
          <w:rPr>
            <w:rStyle w:val="Hyperlink"/>
            <w:rFonts w:cstheme="minorHAnsi"/>
            <w:sz w:val="20"/>
            <w:szCs w:val="20"/>
          </w:rPr>
          <w:t xml:space="preserve"> research </w:t>
        </w:r>
        <w:r w:rsidR="00BC17DF">
          <w:rPr>
            <w:rFonts w:cstheme="minorHAnsi"/>
            <w:color w:val="000000"/>
            <w:sz w:val="20"/>
            <w:szCs w:val="20"/>
          </w:rPr>
          <w:fldChar w:fldCharType="end"/>
        </w:r>
      </w:ins>
      <w:ins w:id="330" w:author="swolberg@amazon.com" w:date="2023-03-14T22:50:00Z">
        <w:r w:rsidR="004B3C2B">
          <w:rPr>
            <w:rFonts w:cstheme="minorHAnsi"/>
            <w:color w:val="000000"/>
            <w:sz w:val="20"/>
            <w:szCs w:val="20"/>
          </w:rPr>
          <w:t xml:space="preserve"> </w:t>
        </w:r>
      </w:ins>
      <w:ins w:id="331" w:author="swolberg@amazon.com" w:date="2023-03-14T23:05:00Z">
        <w:r w:rsidR="002834C7">
          <w:rPr>
            <w:rFonts w:cstheme="minorHAnsi"/>
            <w:color w:val="000000"/>
            <w:sz w:val="20"/>
            <w:szCs w:val="20"/>
          </w:rPr>
          <w:t xml:space="preserve">and </w:t>
        </w:r>
      </w:ins>
      <w:ins w:id="332" w:author="swolberg@amazon.com" w:date="2023-03-14T23:06:00Z">
        <w:r w:rsidR="002834C7">
          <w:rPr>
            <w:rFonts w:cstheme="minorHAnsi"/>
            <w:color w:val="000000"/>
            <w:sz w:val="20"/>
            <w:szCs w:val="20"/>
          </w:rPr>
          <w:t>determine</w:t>
        </w:r>
      </w:ins>
      <w:ins w:id="333" w:author="swolberg@amazon.com" w:date="2023-03-14T23:05:00Z">
        <w:r w:rsidR="002834C7">
          <w:rPr>
            <w:rFonts w:cstheme="minorHAnsi"/>
            <w:color w:val="000000"/>
            <w:sz w:val="20"/>
            <w:szCs w:val="20"/>
          </w:rPr>
          <w:t xml:space="preserve"> if users</w:t>
        </w:r>
      </w:ins>
      <w:ins w:id="334" w:author="swolberg@amazon.com" w:date="2023-03-14T23:06:00Z">
        <w:r w:rsidR="002834C7">
          <w:rPr>
            <w:rFonts w:cstheme="minorHAnsi"/>
            <w:color w:val="000000"/>
            <w:sz w:val="20"/>
            <w:szCs w:val="20"/>
          </w:rPr>
          <w:t xml:space="preserve"> </w:t>
        </w:r>
      </w:ins>
      <w:ins w:id="335" w:author="swolberg@amazon.com" w:date="2023-03-14T22:54:00Z">
        <w:r w:rsidR="004B3C2B">
          <w:rPr>
            <w:rFonts w:cstheme="minorHAnsi"/>
            <w:color w:val="000000"/>
            <w:sz w:val="20"/>
            <w:szCs w:val="20"/>
          </w:rPr>
          <w:t>1) open</w:t>
        </w:r>
      </w:ins>
      <w:ins w:id="336" w:author="swolberg@amazon.com" w:date="2023-03-14T22:50:00Z">
        <w:r w:rsidR="004B3C2B">
          <w:rPr>
            <w:rFonts w:cstheme="minorHAnsi"/>
            <w:color w:val="000000"/>
            <w:sz w:val="20"/>
            <w:szCs w:val="20"/>
          </w:rPr>
          <w:t xml:space="preserve"> a SIM; 2) </w:t>
        </w:r>
      </w:ins>
      <w:ins w:id="337" w:author="swolberg@amazon.com" w:date="2023-03-14T19:18:00Z">
        <w:r>
          <w:rPr>
            <w:rFonts w:cstheme="minorHAnsi"/>
            <w:color w:val="000000"/>
            <w:sz w:val="20"/>
            <w:szCs w:val="20"/>
          </w:rPr>
          <w:t>are not opening up a SIM ticket to solve the metric issue</w:t>
        </w:r>
      </w:ins>
      <w:ins w:id="338" w:author="swolberg@amazon.com" w:date="2023-03-14T22:50:00Z">
        <w:r w:rsidR="004B3C2B">
          <w:rPr>
            <w:rFonts w:cstheme="minorHAnsi"/>
            <w:color w:val="000000"/>
            <w:sz w:val="20"/>
            <w:szCs w:val="20"/>
          </w:rPr>
          <w:t>s; 3</w:t>
        </w:r>
      </w:ins>
      <w:ins w:id="339" w:author="swolberg@amazon.com" w:date="2023-03-14T22:51:00Z">
        <w:r w:rsidR="004B3C2B">
          <w:rPr>
            <w:rFonts w:cstheme="minorHAnsi"/>
            <w:color w:val="000000"/>
            <w:sz w:val="20"/>
            <w:szCs w:val="20"/>
          </w:rPr>
          <w:t xml:space="preserve">) interview those with 0 issues and find out what their best practices are; 4) </w:t>
        </w:r>
      </w:ins>
      <w:ins w:id="340" w:author="swolberg@amazon.com" w:date="2023-03-14T22:52:00Z">
        <w:r w:rsidR="004B3C2B">
          <w:rPr>
            <w:rFonts w:cstheme="minorHAnsi"/>
            <w:color w:val="000000"/>
            <w:sz w:val="20"/>
            <w:szCs w:val="20"/>
          </w:rPr>
          <w:t>interview those with1-2, 3-5, 6-10, +11</w:t>
        </w:r>
      </w:ins>
      <w:ins w:id="341" w:author="swolberg@amazon.com" w:date="2023-03-14T22:53:00Z">
        <w:r w:rsidR="004B3C2B">
          <w:rPr>
            <w:rFonts w:cstheme="minorHAnsi"/>
            <w:color w:val="000000"/>
            <w:sz w:val="20"/>
            <w:szCs w:val="20"/>
          </w:rPr>
          <w:t xml:space="preserve"> to identify issues and what support they need</w:t>
        </w:r>
      </w:ins>
      <w:ins w:id="342" w:author="swolberg@amazon.com" w:date="2023-03-14T19:18:00Z">
        <w:r>
          <w:rPr>
            <w:rFonts w:cstheme="minorHAnsi"/>
            <w:color w:val="000000"/>
            <w:sz w:val="20"/>
            <w:szCs w:val="20"/>
          </w:rPr>
          <w:t>.  Additionally, we should look into what do they do with the metric information that they have? Answering these questions could help identify appropriate solutions to the metric issues that they are experiencing.</w:t>
        </w:r>
      </w:ins>
      <w:ins w:id="343" w:author="swolberg@amazon.com" w:date="2023-03-14T22:54:00Z">
        <w:r w:rsidR="00BC17DF">
          <w:rPr>
            <w:rFonts w:cstheme="minorHAnsi"/>
            <w:color w:val="000000"/>
            <w:sz w:val="20"/>
            <w:szCs w:val="20"/>
          </w:rPr>
          <w:t xml:space="preserve"> </w:t>
        </w:r>
      </w:ins>
    </w:p>
    <w:p w14:paraId="0115F795" w14:textId="77777777" w:rsidR="006B7932" w:rsidRPr="00163419" w:rsidDel="00A33078" w:rsidRDefault="006B7932" w:rsidP="004D46EE">
      <w:pPr>
        <w:spacing w:after="0"/>
        <w:rPr>
          <w:del w:id="344" w:author="swolberg@amazon.com" w:date="2023-03-14T22:37:00Z"/>
          <w:rFonts w:cstheme="minorHAnsi"/>
          <w:i/>
          <w:color w:val="202124"/>
          <w:sz w:val="20"/>
          <w:szCs w:val="20"/>
          <w:u w:val="single"/>
          <w:shd w:val="clear" w:color="auto" w:fill="FFFFFF"/>
        </w:rPr>
      </w:pPr>
    </w:p>
    <w:p w14:paraId="42C7B32B" w14:textId="77777777" w:rsidR="003D59A0" w:rsidDel="00A33078" w:rsidRDefault="003D59A0">
      <w:pPr>
        <w:spacing w:after="0"/>
        <w:jc w:val="both"/>
        <w:rPr>
          <w:del w:id="345" w:author="swolberg@amazon.com" w:date="2023-03-14T22:37:00Z"/>
          <w:rFonts w:cstheme="minorHAnsi"/>
          <w:i/>
          <w:color w:val="000000"/>
          <w:sz w:val="20"/>
          <w:szCs w:val="20"/>
          <w:u w:val="single"/>
        </w:rPr>
      </w:pPr>
    </w:p>
    <w:p w14:paraId="023160A0" w14:textId="77777777" w:rsidR="006B7932" w:rsidDel="00A33078" w:rsidRDefault="006B7932" w:rsidP="003D59A0">
      <w:pPr>
        <w:spacing w:after="0"/>
        <w:jc w:val="both"/>
        <w:rPr>
          <w:del w:id="346" w:author="swolberg@amazon.com" w:date="2023-03-14T22:37:00Z"/>
          <w:rFonts w:cstheme="minorHAnsi"/>
          <w:i/>
          <w:color w:val="000000"/>
          <w:sz w:val="20"/>
          <w:szCs w:val="20"/>
          <w:u w:val="single"/>
        </w:rPr>
      </w:pPr>
    </w:p>
    <w:p w14:paraId="3B549D90" w14:textId="77777777" w:rsidR="000A6505" w:rsidDel="00A33078" w:rsidRDefault="000A6505" w:rsidP="00FD2F11">
      <w:pPr>
        <w:pBdr>
          <w:bottom w:val="single" w:sz="12" w:space="1" w:color="auto"/>
        </w:pBdr>
        <w:spacing w:after="0"/>
        <w:jc w:val="both"/>
        <w:rPr>
          <w:del w:id="347" w:author="swolberg@amazon.com" w:date="2023-03-14T22:36:00Z"/>
          <w:sz w:val="20"/>
          <w:szCs w:val="20"/>
        </w:rPr>
      </w:pPr>
    </w:p>
    <w:p w14:paraId="382D6313" w14:textId="77777777" w:rsidR="00784A10" w:rsidRPr="00EF10F3" w:rsidRDefault="00784A10" w:rsidP="000027BC">
      <w:pPr>
        <w:pBdr>
          <w:bottom w:val="single" w:sz="12" w:space="1" w:color="auto"/>
        </w:pBdr>
        <w:spacing w:after="0"/>
        <w:jc w:val="both"/>
        <w:rPr>
          <w:sz w:val="20"/>
          <w:szCs w:val="20"/>
        </w:rPr>
      </w:pPr>
    </w:p>
    <w:p w14:paraId="403E9E81" w14:textId="77777777" w:rsidR="004E3E5D" w:rsidRPr="00CE2699" w:rsidRDefault="00933CA9" w:rsidP="00417678">
      <w:pPr>
        <w:pBdr>
          <w:bottom w:val="single" w:sz="12" w:space="1" w:color="auto"/>
        </w:pBdr>
        <w:spacing w:after="0"/>
        <w:rPr>
          <w:b/>
          <w:sz w:val="20"/>
          <w:szCs w:val="20"/>
        </w:rPr>
      </w:pPr>
      <w:r>
        <w:rPr>
          <w:b/>
          <w:sz w:val="20"/>
          <w:szCs w:val="20"/>
        </w:rPr>
        <w:t>4</w:t>
      </w:r>
      <w:r w:rsidR="004E3E5D" w:rsidRPr="00CE2699">
        <w:rPr>
          <w:b/>
          <w:sz w:val="20"/>
          <w:szCs w:val="20"/>
        </w:rPr>
        <w:t xml:space="preserve">. </w:t>
      </w:r>
      <w:r>
        <w:rPr>
          <w:b/>
          <w:sz w:val="20"/>
          <w:szCs w:val="20"/>
        </w:rPr>
        <w:t>How is this information useful?</w:t>
      </w:r>
    </w:p>
    <w:p w14:paraId="3D538318" w14:textId="77777777" w:rsidR="000A6505" w:rsidRDefault="00C34A6A" w:rsidP="000027BC">
      <w:pPr>
        <w:spacing w:after="0"/>
        <w:jc w:val="both"/>
        <w:rPr>
          <w:rFonts w:cstheme="minorHAnsi"/>
          <w:i/>
          <w:color w:val="000000"/>
          <w:sz w:val="20"/>
          <w:szCs w:val="20"/>
        </w:rPr>
      </w:pPr>
      <w:r>
        <w:rPr>
          <w:rFonts w:cstheme="minorHAnsi"/>
          <w:i/>
          <w:color w:val="000000"/>
          <w:sz w:val="20"/>
          <w:szCs w:val="20"/>
        </w:rPr>
        <w:t>“There’s no use talking about the problem unless you talk about the solution.”—Betty Williams</w:t>
      </w:r>
    </w:p>
    <w:p w14:paraId="752CF33B" w14:textId="77777777" w:rsidR="00F8615B" w:rsidRDefault="00F8615B" w:rsidP="000027BC">
      <w:pPr>
        <w:spacing w:after="0"/>
        <w:jc w:val="both"/>
        <w:rPr>
          <w:ins w:id="348" w:author="swolberg@amazon.com" w:date="2023-03-14T23:23:00Z"/>
          <w:rFonts w:cstheme="minorHAnsi"/>
          <w:color w:val="000000"/>
          <w:sz w:val="20"/>
          <w:szCs w:val="20"/>
        </w:rPr>
      </w:pPr>
    </w:p>
    <w:p w14:paraId="47D90D74" w14:textId="432750BD" w:rsidR="00C34A6A" w:rsidRDefault="00F8615B" w:rsidP="000027BC">
      <w:pPr>
        <w:spacing w:after="0"/>
        <w:jc w:val="both"/>
        <w:rPr>
          <w:ins w:id="349" w:author="swolberg@amazon.com" w:date="2023-03-14T23:28:00Z"/>
          <w:rFonts w:cstheme="minorHAnsi"/>
          <w:color w:val="000000"/>
          <w:sz w:val="20"/>
          <w:szCs w:val="20"/>
        </w:rPr>
      </w:pPr>
      <w:ins w:id="350" w:author="swolberg@amazon.com" w:date="2023-03-14T23:23:00Z">
        <w:r>
          <w:rPr>
            <w:rFonts w:cstheme="minorHAnsi"/>
            <w:color w:val="000000"/>
            <w:sz w:val="20"/>
            <w:szCs w:val="20"/>
          </w:rPr>
          <w:t xml:space="preserve">This information is extremely useful.  </w:t>
        </w:r>
      </w:ins>
      <w:ins w:id="351" w:author="swolberg@amazon.com" w:date="2023-03-14T23:24:00Z">
        <w:r>
          <w:rPr>
            <w:rFonts w:cstheme="minorHAnsi"/>
            <w:color w:val="000000"/>
            <w:sz w:val="20"/>
            <w:szCs w:val="20"/>
          </w:rPr>
          <w:t xml:space="preserve">These insights will help us measure and </w:t>
        </w:r>
      </w:ins>
      <w:ins w:id="352" w:author="swolberg@amazon.com" w:date="2023-03-14T23:27:00Z">
        <w:r>
          <w:rPr>
            <w:rFonts w:cstheme="minorHAnsi"/>
            <w:color w:val="000000"/>
            <w:sz w:val="20"/>
            <w:szCs w:val="20"/>
          </w:rPr>
          <w:t>act</w:t>
        </w:r>
      </w:ins>
      <w:ins w:id="353" w:author="swolberg@amazon.com" w:date="2023-03-14T23:24:00Z">
        <w:r>
          <w:rPr>
            <w:rFonts w:cstheme="minorHAnsi"/>
            <w:color w:val="000000"/>
            <w:sz w:val="20"/>
            <w:szCs w:val="20"/>
          </w:rPr>
          <w:t xml:space="preserve"> </w:t>
        </w:r>
      </w:ins>
      <w:ins w:id="354" w:author="swolberg@amazon.com" w:date="2023-03-14T23:25:00Z">
        <w:r>
          <w:rPr>
            <w:rFonts w:cstheme="minorHAnsi"/>
            <w:color w:val="000000"/>
            <w:sz w:val="20"/>
            <w:szCs w:val="20"/>
          </w:rPr>
          <w:t xml:space="preserve">in creating </w:t>
        </w:r>
      </w:ins>
      <w:ins w:id="355" w:author="swolberg@amazon.com" w:date="2023-03-14T23:28:00Z">
        <w:r>
          <w:rPr>
            <w:rFonts w:cstheme="minorHAnsi"/>
            <w:color w:val="000000"/>
            <w:sz w:val="20"/>
            <w:szCs w:val="20"/>
          </w:rPr>
          <w:t xml:space="preserve">viable and sustainable </w:t>
        </w:r>
      </w:ins>
      <w:ins w:id="356" w:author="swolberg@amazon.com" w:date="2023-03-14T23:25:00Z">
        <w:r>
          <w:rPr>
            <w:rFonts w:cstheme="minorHAnsi"/>
            <w:color w:val="000000"/>
            <w:sz w:val="20"/>
            <w:szCs w:val="20"/>
          </w:rPr>
          <w:t xml:space="preserve">solutions.  </w:t>
        </w:r>
      </w:ins>
      <w:ins w:id="357" w:author="swolberg@amazon.com" w:date="2023-03-14T23:26:00Z">
        <w:r>
          <w:rPr>
            <w:rFonts w:cstheme="minorHAnsi"/>
            <w:color w:val="000000"/>
            <w:sz w:val="20"/>
            <w:szCs w:val="20"/>
          </w:rPr>
          <w:t>Additionally, we will be able to ins</w:t>
        </w:r>
      </w:ins>
      <w:ins w:id="358" w:author="swolberg@amazon.com" w:date="2023-03-14T23:27:00Z">
        <w:r>
          <w:rPr>
            <w:rFonts w:cstheme="minorHAnsi"/>
            <w:color w:val="000000"/>
            <w:sz w:val="20"/>
            <w:szCs w:val="20"/>
          </w:rPr>
          <w:t>t</w:t>
        </w:r>
      </w:ins>
      <w:ins w:id="359" w:author="swolberg@amazon.com" w:date="2023-03-14T23:26:00Z">
        <w:r>
          <w:rPr>
            <w:rFonts w:cstheme="minorHAnsi"/>
            <w:color w:val="000000"/>
            <w:sz w:val="20"/>
            <w:szCs w:val="20"/>
          </w:rPr>
          <w:t>itute quality monitoring that will help us respond to challenges before they become full-blown crisis.  Effective qualit</w:t>
        </w:r>
      </w:ins>
      <w:ins w:id="360" w:author="swolberg@amazon.com" w:date="2023-03-14T23:27:00Z">
        <w:r>
          <w:rPr>
            <w:rFonts w:cstheme="minorHAnsi"/>
            <w:color w:val="000000"/>
            <w:sz w:val="20"/>
            <w:szCs w:val="20"/>
          </w:rPr>
          <w:t>y monitoring will allow our organization to be proactive rather than reactive and will support the organization to maintain best practices over time.</w:t>
        </w:r>
      </w:ins>
      <w:ins w:id="361" w:author="swolberg@amazon.com" w:date="2023-03-14T23:25:00Z">
        <w:r>
          <w:rPr>
            <w:rFonts w:cstheme="minorHAnsi"/>
            <w:color w:val="000000"/>
            <w:sz w:val="20"/>
            <w:szCs w:val="20"/>
          </w:rPr>
          <w:t xml:space="preserve">  </w:t>
        </w:r>
      </w:ins>
    </w:p>
    <w:p w14:paraId="78C6595C" w14:textId="2D7037D3" w:rsidR="00F8615B" w:rsidRDefault="00F8615B" w:rsidP="000027BC">
      <w:pPr>
        <w:spacing w:after="0"/>
        <w:jc w:val="both"/>
        <w:rPr>
          <w:ins w:id="362" w:author="swolberg@amazon.com" w:date="2023-03-14T23:28:00Z"/>
          <w:rFonts w:cstheme="minorHAnsi"/>
          <w:color w:val="000000"/>
          <w:sz w:val="20"/>
          <w:szCs w:val="20"/>
        </w:rPr>
      </w:pPr>
    </w:p>
    <w:p w14:paraId="451A55BF" w14:textId="50B3BCA2" w:rsidR="00F8615B" w:rsidRDefault="00171E06" w:rsidP="000027BC">
      <w:pPr>
        <w:spacing w:after="0"/>
        <w:jc w:val="both"/>
        <w:rPr>
          <w:ins w:id="363" w:author="swolberg@amazon.com" w:date="2023-03-14T23:25:00Z"/>
          <w:rFonts w:cstheme="minorHAnsi"/>
          <w:color w:val="000000"/>
          <w:sz w:val="20"/>
          <w:szCs w:val="20"/>
        </w:rPr>
      </w:pPr>
      <w:ins w:id="364" w:author="swolberg@amazon.com" w:date="2023-03-14T23:31:00Z">
        <w:r>
          <w:rPr>
            <w:rFonts w:cstheme="minorHAnsi"/>
            <w:color w:val="000000"/>
            <w:sz w:val="20"/>
            <w:szCs w:val="20"/>
          </w:rPr>
          <w:t>This</w:t>
        </w:r>
      </w:ins>
      <w:ins w:id="365" w:author="swolberg@amazon.com" w:date="2023-03-14T23:28:00Z">
        <w:r w:rsidR="00F8615B">
          <w:rPr>
            <w:rFonts w:cstheme="minorHAnsi"/>
            <w:color w:val="000000"/>
            <w:sz w:val="20"/>
            <w:szCs w:val="20"/>
          </w:rPr>
          <w:t xml:space="preserve"> deep dive effort has </w:t>
        </w:r>
      </w:ins>
      <w:ins w:id="366" w:author="swolberg@amazon.com" w:date="2023-03-14T23:31:00Z">
        <w:r>
          <w:rPr>
            <w:rFonts w:cstheme="minorHAnsi"/>
            <w:color w:val="000000"/>
            <w:sz w:val="20"/>
            <w:szCs w:val="20"/>
          </w:rPr>
          <w:t xml:space="preserve">also </w:t>
        </w:r>
      </w:ins>
      <w:ins w:id="367" w:author="swolberg@amazon.com" w:date="2023-03-14T23:28:00Z">
        <w:r w:rsidR="00F8615B">
          <w:rPr>
            <w:rFonts w:cstheme="minorHAnsi"/>
            <w:color w:val="000000"/>
            <w:sz w:val="20"/>
            <w:szCs w:val="20"/>
          </w:rPr>
          <w:t xml:space="preserve">allowed </w:t>
        </w:r>
        <w:r w:rsidR="000D7F17">
          <w:rPr>
            <w:rFonts w:cstheme="minorHAnsi"/>
            <w:color w:val="000000"/>
            <w:sz w:val="20"/>
            <w:szCs w:val="20"/>
          </w:rPr>
          <w:t xml:space="preserve">our team to </w:t>
        </w:r>
      </w:ins>
      <w:ins w:id="368" w:author="swolberg@amazon.com" w:date="2023-03-14T23:29:00Z">
        <w:r w:rsidR="000D7F17">
          <w:rPr>
            <w:rFonts w:cstheme="minorHAnsi"/>
            <w:color w:val="000000"/>
            <w:sz w:val="20"/>
            <w:szCs w:val="20"/>
          </w:rPr>
          <w:t>more effectively determine the cause of problems. The data and insights generated during this time will help to visualize relationships between what is happening in different locations, departments, and systems</w:t>
        </w:r>
      </w:ins>
      <w:ins w:id="369" w:author="swolberg@amazon.com" w:date="2023-03-14T23:30:00Z">
        <w:r w:rsidR="000D7F17">
          <w:rPr>
            <w:rFonts w:cstheme="minorHAnsi"/>
            <w:color w:val="000000"/>
            <w:sz w:val="20"/>
            <w:szCs w:val="20"/>
          </w:rPr>
          <w:t xml:space="preserve">.  Looking at these data points side-by-side allows us to develop more accurate theories, and put into place more effective solutions. </w:t>
        </w:r>
      </w:ins>
    </w:p>
    <w:p w14:paraId="11DCC4D1" w14:textId="505B122E" w:rsidR="00171E06" w:rsidRPr="00F8615B" w:rsidDel="0007036D" w:rsidRDefault="00171E06" w:rsidP="000027BC">
      <w:pPr>
        <w:spacing w:after="0"/>
        <w:jc w:val="both"/>
        <w:rPr>
          <w:del w:id="370" w:author="swolberg@amazon.com" w:date="2023-03-14T23:43:00Z"/>
          <w:rFonts w:cstheme="minorHAnsi"/>
          <w:color w:val="000000"/>
          <w:sz w:val="20"/>
          <w:szCs w:val="20"/>
          <w:rPrChange w:id="371" w:author="swolberg@amazon.com" w:date="2023-03-14T23:23:00Z">
            <w:rPr>
              <w:del w:id="372" w:author="swolberg@amazon.com" w:date="2023-03-14T23:43:00Z"/>
              <w:rFonts w:cstheme="minorHAnsi"/>
              <w:i/>
              <w:color w:val="000000"/>
              <w:sz w:val="20"/>
              <w:szCs w:val="20"/>
            </w:rPr>
          </w:rPrChange>
        </w:rPr>
      </w:pPr>
    </w:p>
    <w:p w14:paraId="6CE5FDE5" w14:textId="5F599A3E" w:rsidR="00C44A99" w:rsidRPr="00CE2699" w:rsidDel="0007036D" w:rsidRDefault="00C44A99" w:rsidP="00C44A99">
      <w:pPr>
        <w:pBdr>
          <w:bottom w:val="single" w:sz="12" w:space="1" w:color="auto"/>
        </w:pBdr>
        <w:spacing w:after="0"/>
        <w:rPr>
          <w:del w:id="373" w:author="swolberg@amazon.com" w:date="2023-03-14T23:43:00Z"/>
          <w:b/>
          <w:sz w:val="20"/>
          <w:szCs w:val="20"/>
        </w:rPr>
      </w:pPr>
      <w:del w:id="374" w:author="swolberg@amazon.com" w:date="2023-03-14T23:43:00Z">
        <w:r w:rsidDel="0007036D">
          <w:rPr>
            <w:b/>
            <w:sz w:val="20"/>
            <w:szCs w:val="20"/>
          </w:rPr>
          <w:delText>5</w:delText>
        </w:r>
        <w:r w:rsidRPr="00CE2699" w:rsidDel="0007036D">
          <w:rPr>
            <w:b/>
            <w:sz w:val="20"/>
            <w:szCs w:val="20"/>
          </w:rPr>
          <w:delText>.</w:delText>
        </w:r>
        <w:r w:rsidDel="0007036D">
          <w:rPr>
            <w:b/>
            <w:sz w:val="20"/>
            <w:szCs w:val="20"/>
          </w:rPr>
          <w:delText xml:space="preserve"> Improvements Needed</w:delText>
        </w:r>
      </w:del>
    </w:p>
    <w:p w14:paraId="4E4A2377" w14:textId="3DDC6929" w:rsidR="00C44A99" w:rsidDel="0007036D" w:rsidRDefault="00C44A99" w:rsidP="00C44A99">
      <w:pPr>
        <w:spacing w:after="0"/>
        <w:jc w:val="both"/>
        <w:rPr>
          <w:del w:id="375" w:author="swolberg@amazon.com" w:date="2023-03-14T23:43:00Z"/>
          <w:rFonts w:cstheme="minorHAnsi"/>
          <w:i/>
          <w:color w:val="000000"/>
          <w:sz w:val="20"/>
          <w:szCs w:val="20"/>
        </w:rPr>
      </w:pPr>
      <w:del w:id="376" w:author="swolberg@amazon.com" w:date="2023-03-14T23:43:00Z">
        <w:r w:rsidDel="0007036D">
          <w:rPr>
            <w:rFonts w:cstheme="minorHAnsi"/>
            <w:i/>
            <w:color w:val="000000"/>
            <w:sz w:val="20"/>
            <w:szCs w:val="20"/>
          </w:rPr>
          <w:delText>“</w:delText>
        </w:r>
        <w:r w:rsidR="00BF342D" w:rsidDel="0007036D">
          <w:rPr>
            <w:rFonts w:cstheme="minorHAnsi"/>
            <w:i/>
            <w:color w:val="000000"/>
            <w:sz w:val="20"/>
            <w:szCs w:val="20"/>
          </w:rPr>
          <w:delText>If your only tool is a hammer then every problem looks like a nail</w:delText>
        </w:r>
        <w:r w:rsidDel="0007036D">
          <w:rPr>
            <w:rFonts w:cstheme="minorHAnsi"/>
            <w:i/>
            <w:color w:val="000000"/>
            <w:sz w:val="20"/>
            <w:szCs w:val="20"/>
          </w:rPr>
          <w:delText>.”—</w:delText>
        </w:r>
        <w:r w:rsidR="00BF342D" w:rsidDel="0007036D">
          <w:rPr>
            <w:rFonts w:cstheme="minorHAnsi"/>
            <w:i/>
            <w:color w:val="000000"/>
            <w:sz w:val="20"/>
            <w:szCs w:val="20"/>
          </w:rPr>
          <w:delText>Abraham Maslow</w:delText>
        </w:r>
      </w:del>
    </w:p>
    <w:p w14:paraId="0D3F6E04" w14:textId="7ABF3347" w:rsidR="000A6505" w:rsidRPr="006347C1" w:rsidDel="0007036D" w:rsidRDefault="000A6505" w:rsidP="000027BC">
      <w:pPr>
        <w:spacing w:after="0"/>
        <w:jc w:val="both"/>
        <w:rPr>
          <w:del w:id="377" w:author="swolberg@amazon.com" w:date="2023-03-14T23:44:00Z"/>
          <w:rFonts w:cstheme="minorHAnsi"/>
          <w:color w:val="000000"/>
          <w:sz w:val="20"/>
          <w:szCs w:val="20"/>
          <w:rPrChange w:id="378" w:author="swolberg@amazon.com" w:date="2023-03-14T23:33:00Z">
            <w:rPr>
              <w:del w:id="379" w:author="swolberg@amazon.com" w:date="2023-03-14T23:44:00Z"/>
              <w:rFonts w:cstheme="minorHAnsi"/>
              <w:i/>
              <w:color w:val="000000"/>
              <w:sz w:val="20"/>
              <w:szCs w:val="20"/>
              <w:u w:val="single"/>
            </w:rPr>
          </w:rPrChange>
        </w:rPr>
      </w:pPr>
    </w:p>
    <w:p w14:paraId="556C4480" w14:textId="77777777" w:rsidR="00C44A99" w:rsidRDefault="00C44A99" w:rsidP="000027BC">
      <w:pPr>
        <w:spacing w:after="0"/>
        <w:jc w:val="both"/>
        <w:rPr>
          <w:rFonts w:cstheme="minorHAnsi"/>
          <w:i/>
          <w:color w:val="000000"/>
          <w:sz w:val="20"/>
          <w:szCs w:val="20"/>
          <w:u w:val="single"/>
        </w:rPr>
      </w:pPr>
    </w:p>
    <w:p w14:paraId="358CD36B" w14:textId="129B89C0" w:rsidR="00C44A99" w:rsidRPr="00CE2699" w:rsidRDefault="00C44A99" w:rsidP="00C44A99">
      <w:pPr>
        <w:pBdr>
          <w:bottom w:val="single" w:sz="12" w:space="1" w:color="auto"/>
        </w:pBdr>
        <w:spacing w:after="0"/>
        <w:rPr>
          <w:b/>
          <w:sz w:val="20"/>
          <w:szCs w:val="20"/>
        </w:rPr>
      </w:pPr>
      <w:r>
        <w:rPr>
          <w:b/>
          <w:sz w:val="20"/>
          <w:szCs w:val="20"/>
        </w:rPr>
        <w:t>6</w:t>
      </w:r>
      <w:r w:rsidRPr="00CE2699">
        <w:rPr>
          <w:b/>
          <w:sz w:val="20"/>
          <w:szCs w:val="20"/>
        </w:rPr>
        <w:t>.</w:t>
      </w:r>
      <w:r>
        <w:rPr>
          <w:b/>
          <w:sz w:val="20"/>
          <w:szCs w:val="20"/>
        </w:rPr>
        <w:t xml:space="preserve"> Next Steps</w:t>
      </w:r>
      <w:ins w:id="380" w:author="swolberg@amazon.com" w:date="2023-03-14T23:43:00Z">
        <w:r w:rsidR="0007036D">
          <w:rPr>
            <w:b/>
            <w:sz w:val="20"/>
            <w:szCs w:val="20"/>
          </w:rPr>
          <w:t xml:space="preserve"> </w:t>
        </w:r>
      </w:ins>
    </w:p>
    <w:p w14:paraId="76977F71" w14:textId="77777777" w:rsidR="00C44A99" w:rsidRDefault="00C44A99" w:rsidP="00C44A99">
      <w:pPr>
        <w:spacing w:after="0"/>
        <w:jc w:val="both"/>
        <w:rPr>
          <w:rFonts w:cstheme="minorHAnsi"/>
          <w:i/>
          <w:color w:val="000000"/>
          <w:sz w:val="20"/>
          <w:szCs w:val="20"/>
        </w:rPr>
      </w:pPr>
      <w:r>
        <w:rPr>
          <w:rFonts w:cstheme="minorHAnsi"/>
          <w:i/>
          <w:color w:val="000000"/>
          <w:sz w:val="20"/>
          <w:szCs w:val="20"/>
        </w:rPr>
        <w:t>“</w:t>
      </w:r>
      <w:r w:rsidR="004B2B40">
        <w:rPr>
          <w:rFonts w:cstheme="minorHAnsi"/>
          <w:i/>
          <w:color w:val="000000"/>
          <w:sz w:val="20"/>
          <w:szCs w:val="20"/>
        </w:rPr>
        <w:t>A problem is a chance for you to do your best</w:t>
      </w:r>
      <w:r>
        <w:rPr>
          <w:rFonts w:cstheme="minorHAnsi"/>
          <w:i/>
          <w:color w:val="000000"/>
          <w:sz w:val="20"/>
          <w:szCs w:val="20"/>
        </w:rPr>
        <w:t>.”—</w:t>
      </w:r>
      <w:r w:rsidR="004B2B40">
        <w:rPr>
          <w:rFonts w:cstheme="minorHAnsi"/>
          <w:i/>
          <w:color w:val="000000"/>
          <w:sz w:val="20"/>
          <w:szCs w:val="20"/>
        </w:rPr>
        <w:t>Duke Ellington</w:t>
      </w:r>
    </w:p>
    <w:p w14:paraId="006DA9B8" w14:textId="13C05DFA" w:rsidR="0057342B" w:rsidRPr="0057342B" w:rsidRDefault="0057342B">
      <w:pPr>
        <w:spacing w:before="100" w:beforeAutospacing="1" w:after="100" w:afterAutospacing="1" w:line="240" w:lineRule="auto"/>
        <w:rPr>
          <w:ins w:id="381" w:author="swolberg@amazon.com" w:date="2023-03-14T23:35:00Z"/>
          <w:rFonts w:ascii="Calibri" w:eastAsia="Times New Roman" w:hAnsi="Calibri" w:cs="Calibri"/>
          <w:sz w:val="20"/>
          <w:szCs w:val="20"/>
          <w:rPrChange w:id="382" w:author="swolberg@amazon.com" w:date="2023-03-14T23:35:00Z">
            <w:rPr>
              <w:ins w:id="383" w:author="swolberg@amazon.com" w:date="2023-03-14T23:35:00Z"/>
              <w:rFonts w:ascii="Times New Roman" w:eastAsia="Times New Roman" w:hAnsi="Times New Roman" w:cs="Times New Roman"/>
              <w:sz w:val="24"/>
              <w:szCs w:val="24"/>
            </w:rPr>
          </w:rPrChange>
        </w:rPr>
        <w:pPrChange w:id="384" w:author="swolberg@amazon.com" w:date="2023-03-14T23:38:00Z">
          <w:pPr>
            <w:numPr>
              <w:ilvl w:val="1"/>
              <w:numId w:val="55"/>
            </w:numPr>
            <w:spacing w:before="100" w:beforeAutospacing="1" w:after="100" w:afterAutospacing="1" w:line="240" w:lineRule="auto"/>
            <w:ind w:left="1440" w:hanging="360"/>
          </w:pPr>
        </w:pPrChange>
      </w:pPr>
      <w:ins w:id="385" w:author="swolberg@amazon.com" w:date="2023-03-14T23:36:00Z">
        <w:r>
          <w:rPr>
            <w:rFonts w:ascii="Calibri" w:eastAsia="Times New Roman" w:hAnsi="Calibri" w:cs="Calibri"/>
            <w:sz w:val="20"/>
            <w:szCs w:val="20"/>
          </w:rPr>
          <w:t xml:space="preserve">For the next steps, we plan to </w:t>
        </w:r>
      </w:ins>
      <w:ins w:id="386" w:author="swolberg@amazon.com" w:date="2023-03-14T23:38:00Z">
        <w:r>
          <w:rPr>
            <w:rFonts w:ascii="Calibri" w:eastAsia="Times New Roman" w:hAnsi="Calibri" w:cs="Calibri"/>
            <w:sz w:val="20"/>
            <w:szCs w:val="20"/>
          </w:rPr>
          <w:t xml:space="preserve">first </w:t>
        </w:r>
      </w:ins>
      <w:ins w:id="387" w:author="swolberg@amazon.com" w:date="2023-03-14T23:36:00Z">
        <w:r>
          <w:rPr>
            <w:rFonts w:ascii="Calibri" w:eastAsia="Times New Roman" w:hAnsi="Calibri" w:cs="Calibri"/>
            <w:sz w:val="20"/>
            <w:szCs w:val="20"/>
          </w:rPr>
          <w:t>c</w:t>
        </w:r>
      </w:ins>
      <w:ins w:id="388" w:author="swolberg@amazon.com" w:date="2023-03-14T23:35:00Z">
        <w:r w:rsidRPr="0057342B">
          <w:rPr>
            <w:rFonts w:ascii="Calibri" w:eastAsia="Times New Roman" w:hAnsi="Calibri" w:cs="Calibri"/>
            <w:sz w:val="20"/>
            <w:szCs w:val="20"/>
            <w:rPrChange w:id="389" w:author="swolberg@amazon.com" w:date="2023-03-14T23:35:00Z">
              <w:rPr>
                <w:rFonts w:ascii="Times New Roman" w:eastAsia="Times New Roman" w:hAnsi="Times New Roman" w:cs="Times New Roman"/>
                <w:sz w:val="24"/>
                <w:szCs w:val="24"/>
              </w:rPr>
            </w:rPrChange>
          </w:rPr>
          <w:t>onduct 1:1 with users to explore approach to help improve the current data issue</w:t>
        </w:r>
      </w:ins>
      <w:ins w:id="390" w:author="swolberg@amazon.com" w:date="2023-03-14T23:36:00Z">
        <w:r>
          <w:rPr>
            <w:rFonts w:ascii="Calibri" w:eastAsia="Times New Roman" w:hAnsi="Calibri" w:cs="Calibri"/>
            <w:sz w:val="20"/>
            <w:szCs w:val="20"/>
          </w:rPr>
          <w:t xml:space="preserve"> to answer questions</w:t>
        </w:r>
      </w:ins>
      <w:ins w:id="391" w:author="swolberg@amazon.com" w:date="2023-03-14T23:37:00Z">
        <w:r>
          <w:rPr>
            <w:rFonts w:ascii="Calibri" w:eastAsia="Times New Roman" w:hAnsi="Calibri" w:cs="Calibri"/>
            <w:sz w:val="20"/>
            <w:szCs w:val="20"/>
          </w:rPr>
          <w:t xml:space="preserve">: </w:t>
        </w:r>
      </w:ins>
      <w:ins w:id="392" w:author="swolberg@amazon.com" w:date="2023-03-14T23:36:00Z">
        <w:r>
          <w:rPr>
            <w:rFonts w:ascii="Calibri" w:eastAsia="Times New Roman" w:hAnsi="Calibri" w:cs="Calibri"/>
            <w:sz w:val="20"/>
            <w:szCs w:val="20"/>
          </w:rPr>
          <w:t xml:space="preserve"> a) </w:t>
        </w:r>
      </w:ins>
      <w:ins w:id="393" w:author="swolberg@amazon.com" w:date="2023-03-14T23:35:00Z">
        <w:r w:rsidRPr="0057342B">
          <w:rPr>
            <w:rFonts w:ascii="Calibri" w:eastAsia="Times New Roman" w:hAnsi="Calibri" w:cs="Calibri"/>
            <w:sz w:val="20"/>
            <w:szCs w:val="20"/>
            <w:rPrChange w:id="394" w:author="swolberg@amazon.com" w:date="2023-03-14T23:35:00Z">
              <w:rPr>
                <w:rFonts w:ascii="Times New Roman" w:eastAsia="Times New Roman" w:hAnsi="Times New Roman" w:cs="Times New Roman"/>
                <w:sz w:val="24"/>
                <w:szCs w:val="24"/>
              </w:rPr>
            </w:rPrChange>
          </w:rPr>
          <w:t>when they have data question, what do they do, submit SIM</w:t>
        </w:r>
      </w:ins>
      <w:ins w:id="395" w:author="swolberg@amazon.com" w:date="2023-03-14T23:37:00Z">
        <w:r>
          <w:rPr>
            <w:rFonts w:ascii="Calibri" w:eastAsia="Times New Roman" w:hAnsi="Calibri" w:cs="Calibri"/>
            <w:sz w:val="20"/>
            <w:szCs w:val="20"/>
          </w:rPr>
          <w:t>; b)</w:t>
        </w:r>
      </w:ins>
      <w:ins w:id="396" w:author="swolberg@amazon.com" w:date="2023-03-14T23:40:00Z">
        <w:r w:rsidR="003E5BCD">
          <w:rPr>
            <w:rFonts w:ascii="Calibri" w:eastAsia="Times New Roman" w:hAnsi="Calibri" w:cs="Calibri"/>
            <w:sz w:val="20"/>
            <w:szCs w:val="20"/>
          </w:rPr>
          <w:t xml:space="preserve"> </w:t>
        </w:r>
      </w:ins>
      <w:ins w:id="397" w:author="swolberg@amazon.com" w:date="2023-03-14T23:35:00Z">
        <w:r w:rsidRPr="0057342B">
          <w:rPr>
            <w:rFonts w:ascii="Calibri" w:eastAsia="Times New Roman" w:hAnsi="Calibri" w:cs="Calibri"/>
            <w:sz w:val="20"/>
            <w:szCs w:val="20"/>
            <w:rPrChange w:id="398" w:author="swolberg@amazon.com" w:date="2023-03-14T23:35:00Z">
              <w:rPr>
                <w:rFonts w:ascii="Times New Roman" w:eastAsia="Times New Roman" w:hAnsi="Times New Roman" w:cs="Times New Roman"/>
                <w:sz w:val="24"/>
                <w:szCs w:val="24"/>
              </w:rPr>
            </w:rPrChange>
          </w:rPr>
          <w:t>do you think you need data faster? how fast? why?</w:t>
        </w:r>
      </w:ins>
      <w:ins w:id="399" w:author="swolberg@amazon.com" w:date="2023-03-14T23:37:00Z">
        <w:r>
          <w:rPr>
            <w:rFonts w:ascii="Calibri" w:eastAsia="Times New Roman" w:hAnsi="Calibri" w:cs="Calibri"/>
            <w:sz w:val="20"/>
            <w:szCs w:val="20"/>
          </w:rPr>
          <w:t xml:space="preserve">; c) </w:t>
        </w:r>
      </w:ins>
      <w:ins w:id="400" w:author="swolberg@amazon.com" w:date="2023-03-14T23:35:00Z">
        <w:r w:rsidRPr="0057342B">
          <w:rPr>
            <w:rFonts w:ascii="Calibri" w:eastAsia="Times New Roman" w:hAnsi="Calibri" w:cs="Calibri"/>
            <w:sz w:val="20"/>
            <w:szCs w:val="20"/>
            <w:rPrChange w:id="401" w:author="swolberg@amazon.com" w:date="2023-03-14T23:35:00Z">
              <w:rPr>
                <w:rFonts w:ascii="Times New Roman" w:eastAsia="Times New Roman" w:hAnsi="Times New Roman" w:cs="Times New Roman"/>
                <w:sz w:val="24"/>
                <w:szCs w:val="24"/>
              </w:rPr>
            </w:rPrChange>
          </w:rPr>
          <w:t>which way you prefer to get info or educate for your role</w:t>
        </w:r>
      </w:ins>
      <w:ins w:id="402" w:author="swolberg@amazon.com" w:date="2023-03-14T23:37:00Z">
        <w:r>
          <w:rPr>
            <w:rFonts w:ascii="Calibri" w:eastAsia="Times New Roman" w:hAnsi="Calibri" w:cs="Calibri"/>
            <w:sz w:val="20"/>
            <w:szCs w:val="20"/>
          </w:rPr>
          <w:t xml:space="preserve"> (e.g. </w:t>
        </w:r>
      </w:ins>
      <w:ins w:id="403" w:author="swolberg@amazon.com" w:date="2023-03-14T23:35:00Z">
        <w:r w:rsidRPr="0057342B">
          <w:rPr>
            <w:rFonts w:ascii="Calibri" w:eastAsia="Times New Roman" w:hAnsi="Calibri" w:cs="Calibri"/>
            <w:sz w:val="20"/>
            <w:szCs w:val="20"/>
            <w:rPrChange w:id="404" w:author="swolberg@amazon.com" w:date="2023-03-14T23:35:00Z">
              <w:rPr>
                <w:rFonts w:ascii="Times New Roman" w:eastAsia="Times New Roman" w:hAnsi="Times New Roman" w:cs="Times New Roman"/>
                <w:sz w:val="24"/>
                <w:szCs w:val="24"/>
              </w:rPr>
            </w:rPrChange>
          </w:rPr>
          <w:t>video</w:t>
        </w:r>
      </w:ins>
      <w:ins w:id="405" w:author="swolberg@amazon.com" w:date="2023-03-14T23:37:00Z">
        <w:r>
          <w:rPr>
            <w:rFonts w:ascii="Calibri" w:eastAsia="Times New Roman" w:hAnsi="Calibri" w:cs="Calibri"/>
            <w:sz w:val="20"/>
            <w:szCs w:val="20"/>
          </w:rPr>
          <w:t xml:space="preserve">, </w:t>
        </w:r>
      </w:ins>
      <w:ins w:id="406" w:author="swolberg@amazon.com" w:date="2023-03-14T23:35:00Z">
        <w:r w:rsidRPr="0057342B">
          <w:rPr>
            <w:rFonts w:ascii="Calibri" w:eastAsia="Times New Roman" w:hAnsi="Calibri" w:cs="Calibri"/>
            <w:sz w:val="20"/>
            <w:szCs w:val="20"/>
            <w:rPrChange w:id="407" w:author="swolberg@amazon.com" w:date="2023-03-14T23:35:00Z">
              <w:rPr>
                <w:rFonts w:ascii="Times New Roman" w:eastAsia="Times New Roman" w:hAnsi="Times New Roman" w:cs="Times New Roman"/>
                <w:sz w:val="24"/>
                <w:szCs w:val="24"/>
              </w:rPr>
            </w:rPrChange>
          </w:rPr>
          <w:t>wiki</w:t>
        </w:r>
      </w:ins>
      <w:ins w:id="408" w:author="swolberg@amazon.com" w:date="2023-03-14T23:37:00Z">
        <w:r>
          <w:rPr>
            <w:rFonts w:ascii="Calibri" w:eastAsia="Times New Roman" w:hAnsi="Calibri" w:cs="Calibri"/>
            <w:sz w:val="20"/>
            <w:szCs w:val="20"/>
          </w:rPr>
          <w:t xml:space="preserve">, </w:t>
        </w:r>
      </w:ins>
      <w:ins w:id="409" w:author="swolberg@amazon.com" w:date="2023-03-14T23:35:00Z">
        <w:r w:rsidRPr="0057342B">
          <w:rPr>
            <w:rFonts w:ascii="Calibri" w:eastAsia="Times New Roman" w:hAnsi="Calibri" w:cs="Calibri"/>
            <w:sz w:val="20"/>
            <w:szCs w:val="20"/>
            <w:rPrChange w:id="410" w:author="swolberg@amazon.com" w:date="2023-03-14T23:35:00Z">
              <w:rPr>
                <w:rFonts w:ascii="Times New Roman" w:eastAsia="Times New Roman" w:hAnsi="Times New Roman" w:cs="Times New Roman"/>
                <w:sz w:val="24"/>
                <w:szCs w:val="24"/>
              </w:rPr>
            </w:rPrChange>
          </w:rPr>
          <w:t>sage</w:t>
        </w:r>
      </w:ins>
      <w:ins w:id="411" w:author="swolberg@amazon.com" w:date="2023-03-14T23:37:00Z">
        <w:r>
          <w:rPr>
            <w:rFonts w:ascii="Calibri" w:eastAsia="Times New Roman" w:hAnsi="Calibri" w:cs="Calibri"/>
            <w:sz w:val="20"/>
            <w:szCs w:val="20"/>
          </w:rPr>
          <w:t>); d)</w:t>
        </w:r>
      </w:ins>
      <w:ins w:id="412" w:author="swolberg@amazon.com" w:date="2023-03-14T23:35:00Z">
        <w:r w:rsidRPr="0057342B">
          <w:rPr>
            <w:rFonts w:ascii="Calibri" w:eastAsia="Times New Roman" w:hAnsi="Calibri" w:cs="Calibri"/>
            <w:sz w:val="20"/>
            <w:szCs w:val="20"/>
            <w:rPrChange w:id="413" w:author="swolberg@amazon.com" w:date="2023-03-14T23:35:00Z">
              <w:rPr>
                <w:rFonts w:ascii="Times New Roman" w:eastAsia="Times New Roman" w:hAnsi="Times New Roman" w:cs="Times New Roman"/>
                <w:sz w:val="24"/>
                <w:szCs w:val="24"/>
              </w:rPr>
            </w:rPrChange>
          </w:rPr>
          <w:t>how is Turismo/metrics embedded in your onboarding plan? how did you learn Turismo</w:t>
        </w:r>
      </w:ins>
      <w:ins w:id="414" w:author="swolberg@amazon.com" w:date="2023-03-14T23:37:00Z">
        <w:r>
          <w:rPr>
            <w:rFonts w:ascii="Calibri" w:eastAsia="Times New Roman" w:hAnsi="Calibri" w:cs="Calibri"/>
            <w:sz w:val="20"/>
            <w:szCs w:val="20"/>
          </w:rPr>
          <w:t xml:space="preserve">; </w:t>
        </w:r>
      </w:ins>
      <w:ins w:id="415" w:author="swolberg@amazon.com" w:date="2023-03-14T23:38:00Z">
        <w:r>
          <w:rPr>
            <w:rFonts w:ascii="Calibri" w:eastAsia="Times New Roman" w:hAnsi="Calibri" w:cs="Calibri"/>
            <w:sz w:val="20"/>
            <w:szCs w:val="20"/>
          </w:rPr>
          <w:t>e)</w:t>
        </w:r>
      </w:ins>
      <w:ins w:id="416" w:author="swolberg@amazon.com" w:date="2023-03-14T23:35:00Z">
        <w:r w:rsidRPr="0057342B">
          <w:rPr>
            <w:rFonts w:ascii="Calibri" w:eastAsia="Times New Roman" w:hAnsi="Calibri" w:cs="Calibri"/>
            <w:sz w:val="20"/>
            <w:szCs w:val="20"/>
            <w:rPrChange w:id="417" w:author="swolberg@amazon.com" w:date="2023-03-14T23:35:00Z">
              <w:rPr>
                <w:rFonts w:ascii="Times New Roman" w:eastAsia="Times New Roman" w:hAnsi="Times New Roman" w:cs="Times New Roman"/>
                <w:sz w:val="24"/>
                <w:szCs w:val="24"/>
              </w:rPr>
            </w:rPrChange>
          </w:rPr>
          <w:t>which metric help them “identify opportunity” and “improving “efficiency</w:t>
        </w:r>
      </w:ins>
      <w:ins w:id="418" w:author="swolberg@amazon.com" w:date="2023-03-14T23:38:00Z">
        <w:r>
          <w:rPr>
            <w:rFonts w:ascii="Calibri" w:eastAsia="Times New Roman" w:hAnsi="Calibri" w:cs="Calibri"/>
            <w:sz w:val="20"/>
            <w:szCs w:val="20"/>
          </w:rPr>
          <w:t xml:space="preserve">. </w:t>
        </w:r>
      </w:ins>
      <w:ins w:id="419" w:author="swolberg@amazon.com" w:date="2023-03-14T23:35:00Z">
        <w:r w:rsidRPr="0057342B">
          <w:rPr>
            <w:rFonts w:ascii="Calibri" w:eastAsia="Times New Roman" w:hAnsi="Calibri" w:cs="Calibri"/>
            <w:sz w:val="20"/>
            <w:szCs w:val="20"/>
            <w:rPrChange w:id="420" w:author="swolberg@amazon.com" w:date="2023-03-14T23:35:00Z">
              <w:rPr>
                <w:rFonts w:ascii="Times New Roman" w:eastAsia="Times New Roman" w:hAnsi="Times New Roman" w:cs="Times New Roman"/>
                <w:sz w:val="24"/>
                <w:szCs w:val="24"/>
              </w:rPr>
            </w:rPrChange>
          </w:rPr>
          <w:t>”</w:t>
        </w:r>
      </w:ins>
    </w:p>
    <w:p w14:paraId="2A41B618" w14:textId="77777777" w:rsidR="003E5BCD" w:rsidRDefault="0057342B" w:rsidP="0057342B">
      <w:pPr>
        <w:spacing w:before="100" w:beforeAutospacing="1" w:after="100" w:afterAutospacing="1" w:line="240" w:lineRule="auto"/>
        <w:rPr>
          <w:ins w:id="421" w:author="swolberg@amazon.com" w:date="2023-03-14T23:39:00Z"/>
          <w:rFonts w:ascii="Calibri" w:eastAsia="Times New Roman" w:hAnsi="Calibri" w:cs="Calibri"/>
          <w:bCs/>
          <w:sz w:val="20"/>
          <w:szCs w:val="20"/>
        </w:rPr>
      </w:pPr>
      <w:ins w:id="422" w:author="swolberg@amazon.com" w:date="2023-03-14T23:38:00Z">
        <w:r>
          <w:rPr>
            <w:rFonts w:ascii="Calibri" w:eastAsia="Times New Roman" w:hAnsi="Calibri" w:cs="Calibri"/>
            <w:sz w:val="20"/>
            <w:szCs w:val="20"/>
          </w:rPr>
          <w:t>Secondly, we also plan on implementing a</w:t>
        </w:r>
      </w:ins>
      <w:ins w:id="423" w:author="swolberg@amazon.com" w:date="2023-03-14T23:35:00Z">
        <w:r w:rsidRPr="0057342B">
          <w:rPr>
            <w:rFonts w:ascii="Calibri" w:eastAsia="Times New Roman" w:hAnsi="Calibri" w:cs="Calibri"/>
            <w:sz w:val="20"/>
            <w:szCs w:val="20"/>
            <w:rPrChange w:id="424" w:author="swolberg@amazon.com" w:date="2023-03-14T23:35:00Z">
              <w:rPr>
                <w:rFonts w:ascii="Times New Roman" w:eastAsia="Times New Roman" w:hAnsi="Times New Roman" w:cs="Times New Roman"/>
                <w:sz w:val="24"/>
                <w:szCs w:val="24"/>
              </w:rPr>
            </w:rPrChange>
          </w:rPr>
          <w:t xml:space="preserve"> </w:t>
        </w:r>
        <w:r w:rsidRPr="0057342B">
          <w:rPr>
            <w:rFonts w:ascii="Calibri" w:eastAsia="Times New Roman" w:hAnsi="Calibri" w:cs="Calibri"/>
            <w:bCs/>
            <w:sz w:val="20"/>
            <w:szCs w:val="20"/>
            <w:rPrChange w:id="425" w:author="swolberg@amazon.com" w:date="2023-03-14T23:38:00Z">
              <w:rPr>
                <w:rFonts w:ascii="Times New Roman" w:eastAsia="Times New Roman" w:hAnsi="Times New Roman" w:cs="Times New Roman"/>
                <w:b/>
                <w:bCs/>
                <w:sz w:val="24"/>
                <w:szCs w:val="24"/>
              </w:rPr>
            </w:rPrChange>
          </w:rPr>
          <w:t>weekly/monthly survey to measure user sentiment of metrics</w:t>
        </w:r>
      </w:ins>
      <w:ins w:id="426" w:author="swolberg@amazon.com" w:date="2023-03-14T23:38:00Z">
        <w:r>
          <w:rPr>
            <w:rFonts w:ascii="Calibri" w:eastAsia="Times New Roman" w:hAnsi="Calibri" w:cs="Calibri"/>
            <w:bCs/>
            <w:sz w:val="20"/>
            <w:szCs w:val="20"/>
          </w:rPr>
          <w:t xml:space="preserve"> (</w:t>
        </w:r>
      </w:ins>
      <w:ins w:id="427" w:author="swolberg@amazon.com" w:date="2023-03-14T23:35:00Z">
        <w:r w:rsidRPr="0057342B">
          <w:rPr>
            <w:rFonts w:ascii="Calibri" w:eastAsia="Times New Roman" w:hAnsi="Calibri" w:cs="Calibri"/>
            <w:bCs/>
            <w:sz w:val="20"/>
            <w:szCs w:val="20"/>
            <w:rPrChange w:id="428" w:author="swolberg@amazon.com" w:date="2023-03-14T23:38:00Z">
              <w:rPr>
                <w:rFonts w:ascii="Times New Roman" w:eastAsia="Times New Roman" w:hAnsi="Times New Roman" w:cs="Times New Roman"/>
                <w:b/>
                <w:bCs/>
                <w:sz w:val="24"/>
                <w:szCs w:val="24"/>
              </w:rPr>
            </w:rPrChange>
          </w:rPr>
          <w:t>e</w:t>
        </w:r>
      </w:ins>
      <w:ins w:id="429" w:author="swolberg@amazon.com" w:date="2023-03-14T23:38:00Z">
        <w:r>
          <w:rPr>
            <w:rFonts w:ascii="Calibri" w:eastAsia="Times New Roman" w:hAnsi="Calibri" w:cs="Calibri"/>
            <w:bCs/>
            <w:sz w:val="20"/>
            <w:szCs w:val="20"/>
          </w:rPr>
          <w:t>.</w:t>
        </w:r>
      </w:ins>
      <w:ins w:id="430" w:author="swolberg@amazon.com" w:date="2023-03-14T23:35:00Z">
        <w:r w:rsidRPr="0057342B">
          <w:rPr>
            <w:rFonts w:ascii="Calibri" w:eastAsia="Times New Roman" w:hAnsi="Calibri" w:cs="Calibri"/>
            <w:bCs/>
            <w:sz w:val="20"/>
            <w:szCs w:val="20"/>
            <w:rPrChange w:id="431" w:author="swolberg@amazon.com" w:date="2023-03-14T23:38:00Z">
              <w:rPr>
                <w:rFonts w:ascii="Times New Roman" w:eastAsia="Times New Roman" w:hAnsi="Times New Roman" w:cs="Times New Roman"/>
                <w:b/>
                <w:bCs/>
                <w:sz w:val="24"/>
                <w:szCs w:val="24"/>
              </w:rPr>
            </w:rPrChange>
          </w:rPr>
          <w:t>g. “</w:t>
        </w:r>
      </w:ins>
      <w:ins w:id="432" w:author="swolberg@amazon.com" w:date="2023-03-14T23:39:00Z">
        <w:r>
          <w:rPr>
            <w:rFonts w:ascii="Calibri" w:eastAsia="Times New Roman" w:hAnsi="Calibri" w:cs="Calibri"/>
            <w:bCs/>
            <w:sz w:val="20"/>
            <w:szCs w:val="20"/>
          </w:rPr>
          <w:t>D</w:t>
        </w:r>
      </w:ins>
      <w:ins w:id="433" w:author="swolberg@amazon.com" w:date="2023-03-14T23:35:00Z">
        <w:r w:rsidRPr="0057342B">
          <w:rPr>
            <w:rFonts w:ascii="Calibri" w:eastAsia="Times New Roman" w:hAnsi="Calibri" w:cs="Calibri"/>
            <w:bCs/>
            <w:sz w:val="20"/>
            <w:szCs w:val="20"/>
            <w:rPrChange w:id="434" w:author="swolberg@amazon.com" w:date="2023-03-14T23:38:00Z">
              <w:rPr>
                <w:rFonts w:ascii="Times New Roman" w:eastAsia="Times New Roman" w:hAnsi="Times New Roman" w:cs="Times New Roman"/>
                <w:b/>
                <w:bCs/>
                <w:sz w:val="24"/>
                <w:szCs w:val="24"/>
              </w:rPr>
            </w:rPrChange>
          </w:rPr>
          <w:t>o you think data quality is improved?”</w:t>
        </w:r>
      </w:ins>
      <w:ins w:id="435" w:author="swolberg@amazon.com" w:date="2023-03-14T23:39:00Z">
        <w:r>
          <w:rPr>
            <w:rFonts w:ascii="Calibri" w:eastAsia="Times New Roman" w:hAnsi="Calibri" w:cs="Calibri"/>
            <w:bCs/>
            <w:sz w:val="20"/>
            <w:szCs w:val="20"/>
          </w:rPr>
          <w:t>).</w:t>
        </w:r>
      </w:ins>
    </w:p>
    <w:p w14:paraId="0A149B5D" w14:textId="66E93DD4" w:rsidR="0057342B" w:rsidRPr="0057342B" w:rsidRDefault="003E5BCD">
      <w:pPr>
        <w:spacing w:before="100" w:beforeAutospacing="1" w:after="100" w:afterAutospacing="1" w:line="240" w:lineRule="auto"/>
        <w:rPr>
          <w:ins w:id="436" w:author="swolberg@amazon.com" w:date="2023-03-14T23:35:00Z"/>
          <w:rFonts w:ascii="Calibri" w:eastAsia="Times New Roman" w:hAnsi="Calibri" w:cs="Calibri"/>
          <w:sz w:val="20"/>
          <w:szCs w:val="20"/>
          <w:rPrChange w:id="437" w:author="swolberg@amazon.com" w:date="2023-03-14T23:38:00Z">
            <w:rPr>
              <w:ins w:id="438" w:author="swolberg@amazon.com" w:date="2023-03-14T23:35:00Z"/>
              <w:rFonts w:ascii="Times New Roman" w:eastAsia="Times New Roman" w:hAnsi="Times New Roman" w:cs="Times New Roman"/>
              <w:sz w:val="24"/>
              <w:szCs w:val="24"/>
            </w:rPr>
          </w:rPrChange>
        </w:rPr>
        <w:pPrChange w:id="439" w:author="swolberg@amazon.com" w:date="2023-03-14T23:38:00Z">
          <w:pPr>
            <w:numPr>
              <w:numId w:val="55"/>
            </w:numPr>
            <w:tabs>
              <w:tab w:val="num" w:pos="720"/>
            </w:tabs>
            <w:spacing w:before="100" w:beforeAutospacing="1" w:after="100" w:afterAutospacing="1" w:line="240" w:lineRule="auto"/>
            <w:ind w:left="720" w:hanging="360"/>
          </w:pPr>
        </w:pPrChange>
      </w:pPr>
      <w:ins w:id="440" w:author="swolberg@amazon.com" w:date="2023-03-14T23:39:00Z">
        <w:r>
          <w:rPr>
            <w:rFonts w:ascii="Calibri" w:eastAsia="Times New Roman" w:hAnsi="Calibri" w:cs="Calibri"/>
            <w:bCs/>
            <w:sz w:val="20"/>
            <w:szCs w:val="20"/>
          </w:rPr>
          <w:t>Lastly, we plan to research the viability of a customer education</w:t>
        </w:r>
      </w:ins>
      <w:ins w:id="441" w:author="swolberg@amazon.com" w:date="2023-03-14T23:40:00Z">
        <w:r>
          <w:rPr>
            <w:rFonts w:ascii="Calibri" w:eastAsia="Times New Roman" w:hAnsi="Calibri" w:cs="Calibri"/>
            <w:bCs/>
            <w:sz w:val="20"/>
            <w:szCs w:val="20"/>
          </w:rPr>
          <w:t xml:space="preserve"> program.  This program would be responsible for </w:t>
        </w:r>
        <w:r w:rsidR="005F44E9">
          <w:rPr>
            <w:rFonts w:ascii="Calibri" w:eastAsia="Times New Roman" w:hAnsi="Calibri" w:cs="Calibri"/>
            <w:bCs/>
            <w:sz w:val="20"/>
            <w:szCs w:val="20"/>
          </w:rPr>
          <w:t xml:space="preserve">developing customer how to videos, </w:t>
        </w:r>
      </w:ins>
      <w:ins w:id="442" w:author="swolberg@amazon.com" w:date="2023-03-14T23:41:00Z">
        <w:r w:rsidR="005F44E9">
          <w:rPr>
            <w:rFonts w:ascii="Calibri" w:eastAsia="Times New Roman" w:hAnsi="Calibri" w:cs="Calibri"/>
            <w:bCs/>
            <w:sz w:val="20"/>
            <w:szCs w:val="20"/>
          </w:rPr>
          <w:t xml:space="preserve">developing a customer metric onboarding program, </w:t>
        </w:r>
      </w:ins>
      <w:ins w:id="443" w:author="swolberg@amazon.com" w:date="2023-03-14T23:40:00Z">
        <w:r w:rsidR="005F44E9">
          <w:rPr>
            <w:rFonts w:ascii="Calibri" w:eastAsia="Times New Roman" w:hAnsi="Calibri" w:cs="Calibri"/>
            <w:bCs/>
            <w:sz w:val="20"/>
            <w:szCs w:val="20"/>
          </w:rPr>
          <w:t>working with development teams on making help functions and</w:t>
        </w:r>
      </w:ins>
      <w:ins w:id="444" w:author="swolberg@amazon.com" w:date="2023-03-14T23:41:00Z">
        <w:r w:rsidR="005F44E9">
          <w:rPr>
            <w:rFonts w:ascii="Calibri" w:eastAsia="Times New Roman" w:hAnsi="Calibri" w:cs="Calibri"/>
            <w:bCs/>
            <w:sz w:val="20"/>
            <w:szCs w:val="20"/>
          </w:rPr>
          <w:t xml:space="preserve"> various help applications better for users, and much more. </w:t>
        </w:r>
      </w:ins>
    </w:p>
    <w:p w14:paraId="2D010E82" w14:textId="0A45339E" w:rsidR="00C44A99" w:rsidDel="00F01C07" w:rsidRDefault="00C44A99" w:rsidP="00C44A99">
      <w:pPr>
        <w:pBdr>
          <w:bottom w:val="single" w:sz="12" w:space="1" w:color="auto"/>
        </w:pBdr>
        <w:spacing w:after="0"/>
        <w:rPr>
          <w:del w:id="445" w:author="swolberg@amazon.com" w:date="2023-03-14T23:44:00Z"/>
          <w:rFonts w:cstheme="minorHAnsi"/>
          <w:i/>
          <w:color w:val="000000"/>
          <w:sz w:val="20"/>
          <w:szCs w:val="20"/>
          <w:u w:val="single"/>
        </w:rPr>
      </w:pPr>
    </w:p>
    <w:p w14:paraId="1BD9DD76" w14:textId="7A879362" w:rsidR="00F01C07" w:rsidRDefault="00F01C07" w:rsidP="000027BC">
      <w:pPr>
        <w:spacing w:after="0"/>
        <w:jc w:val="both"/>
        <w:rPr>
          <w:ins w:id="446" w:author="swolberg@amazon.com" w:date="2023-03-14T23:45:00Z"/>
          <w:rFonts w:cstheme="minorHAnsi"/>
          <w:i/>
          <w:color w:val="000000"/>
          <w:sz w:val="20"/>
          <w:szCs w:val="20"/>
          <w:u w:val="single"/>
        </w:rPr>
      </w:pPr>
    </w:p>
    <w:p w14:paraId="3E2DFFE0" w14:textId="1E3B5ADE" w:rsidR="00F01C07" w:rsidRDefault="00F01C07" w:rsidP="000027BC">
      <w:pPr>
        <w:spacing w:after="0"/>
        <w:jc w:val="both"/>
        <w:rPr>
          <w:ins w:id="447" w:author="swolberg@amazon.com" w:date="2023-03-14T23:45:00Z"/>
          <w:rFonts w:cstheme="minorHAnsi"/>
          <w:i/>
          <w:color w:val="000000"/>
          <w:sz w:val="20"/>
          <w:szCs w:val="20"/>
          <w:u w:val="single"/>
        </w:rPr>
      </w:pPr>
    </w:p>
    <w:p w14:paraId="6619C566" w14:textId="251E9A80" w:rsidR="00F01C07" w:rsidRDefault="00F01C07" w:rsidP="000027BC">
      <w:pPr>
        <w:spacing w:after="0"/>
        <w:jc w:val="both"/>
        <w:rPr>
          <w:ins w:id="448" w:author="Wolberg, Sarah" w:date="2023-03-15T00:01:00Z"/>
          <w:rFonts w:cstheme="minorHAnsi"/>
          <w:i/>
          <w:color w:val="000000"/>
          <w:sz w:val="20"/>
          <w:szCs w:val="20"/>
          <w:u w:val="single"/>
        </w:rPr>
      </w:pPr>
    </w:p>
    <w:p w14:paraId="2219EE5A" w14:textId="21AB3FA9" w:rsidR="009F39DE" w:rsidRDefault="009F39DE" w:rsidP="000027BC">
      <w:pPr>
        <w:spacing w:after="0"/>
        <w:jc w:val="both"/>
        <w:rPr>
          <w:ins w:id="449" w:author="Wolberg, Sarah" w:date="2023-03-15T00:01:00Z"/>
          <w:rFonts w:cstheme="minorHAnsi"/>
          <w:i/>
          <w:color w:val="000000"/>
          <w:sz w:val="20"/>
          <w:szCs w:val="20"/>
          <w:u w:val="single"/>
        </w:rPr>
      </w:pPr>
    </w:p>
    <w:p w14:paraId="41B60345" w14:textId="6D857FEA" w:rsidR="009F39DE" w:rsidRDefault="009F39DE" w:rsidP="000027BC">
      <w:pPr>
        <w:spacing w:after="0"/>
        <w:jc w:val="both"/>
        <w:rPr>
          <w:ins w:id="450" w:author="Wolberg, Sarah" w:date="2023-03-15T00:01:00Z"/>
          <w:rFonts w:cstheme="minorHAnsi"/>
          <w:i/>
          <w:color w:val="000000"/>
          <w:sz w:val="20"/>
          <w:szCs w:val="20"/>
          <w:u w:val="single"/>
        </w:rPr>
      </w:pPr>
    </w:p>
    <w:p w14:paraId="3589254D" w14:textId="2AB3926C" w:rsidR="009F39DE" w:rsidRDefault="009F39DE" w:rsidP="000027BC">
      <w:pPr>
        <w:spacing w:after="0"/>
        <w:jc w:val="both"/>
        <w:rPr>
          <w:ins w:id="451" w:author="Wolberg, Sarah" w:date="2023-03-15T00:01:00Z"/>
          <w:rFonts w:cstheme="minorHAnsi"/>
          <w:i/>
          <w:color w:val="000000"/>
          <w:sz w:val="20"/>
          <w:szCs w:val="20"/>
          <w:u w:val="single"/>
        </w:rPr>
      </w:pPr>
    </w:p>
    <w:p w14:paraId="4604F417" w14:textId="0E6FD039" w:rsidR="009F39DE" w:rsidRDefault="009F39DE" w:rsidP="000027BC">
      <w:pPr>
        <w:spacing w:after="0"/>
        <w:jc w:val="both"/>
        <w:rPr>
          <w:ins w:id="452" w:author="Wolberg, Sarah" w:date="2023-03-15T00:01:00Z"/>
          <w:rFonts w:cstheme="minorHAnsi"/>
          <w:i/>
          <w:color w:val="000000"/>
          <w:sz w:val="20"/>
          <w:szCs w:val="20"/>
          <w:u w:val="single"/>
        </w:rPr>
      </w:pPr>
    </w:p>
    <w:p w14:paraId="7293C4AA" w14:textId="77777777" w:rsidR="009F39DE" w:rsidRDefault="009F39DE" w:rsidP="000027BC">
      <w:pPr>
        <w:spacing w:after="0"/>
        <w:jc w:val="both"/>
        <w:rPr>
          <w:ins w:id="453" w:author="swolberg@amazon.com" w:date="2023-03-14T23:45:00Z"/>
          <w:rFonts w:cstheme="minorHAnsi"/>
          <w:i/>
          <w:color w:val="000000"/>
          <w:sz w:val="20"/>
          <w:szCs w:val="20"/>
          <w:u w:val="single"/>
        </w:rPr>
      </w:pPr>
    </w:p>
    <w:p w14:paraId="56C2A123" w14:textId="6C1259DE" w:rsidR="00F01C07" w:rsidRDefault="00F01C07" w:rsidP="000027BC">
      <w:pPr>
        <w:spacing w:after="0"/>
        <w:jc w:val="both"/>
        <w:rPr>
          <w:ins w:id="454" w:author="swolberg@amazon.com" w:date="2023-03-14T23:45:00Z"/>
          <w:rFonts w:cstheme="minorHAnsi"/>
          <w:i/>
          <w:color w:val="000000"/>
          <w:sz w:val="20"/>
          <w:szCs w:val="20"/>
          <w:u w:val="single"/>
        </w:rPr>
      </w:pPr>
    </w:p>
    <w:p w14:paraId="170E7A03" w14:textId="77777777" w:rsidR="00F01C07" w:rsidRDefault="00F01C07" w:rsidP="000027BC">
      <w:pPr>
        <w:spacing w:after="0"/>
        <w:jc w:val="both"/>
        <w:rPr>
          <w:ins w:id="455" w:author="swolberg@amazon.com" w:date="2023-03-14T23:45:00Z"/>
          <w:rFonts w:cstheme="minorHAnsi"/>
          <w:i/>
          <w:color w:val="000000"/>
          <w:sz w:val="20"/>
          <w:szCs w:val="20"/>
          <w:u w:val="single"/>
        </w:rPr>
      </w:pPr>
    </w:p>
    <w:p w14:paraId="1C965FD4" w14:textId="175F2716" w:rsidR="00C44A99" w:rsidRPr="00F01C07" w:rsidRDefault="00C44A99" w:rsidP="00C44A99">
      <w:pPr>
        <w:pBdr>
          <w:bottom w:val="single" w:sz="12" w:space="1" w:color="auto"/>
        </w:pBdr>
        <w:spacing w:after="0"/>
        <w:rPr>
          <w:b/>
          <w:sz w:val="20"/>
          <w:szCs w:val="20"/>
        </w:rPr>
      </w:pPr>
      <w:del w:id="456" w:author="swolberg@amazon.com" w:date="2023-03-14T23:44:00Z">
        <w:r w:rsidDel="00F01C07">
          <w:rPr>
            <w:b/>
            <w:sz w:val="20"/>
            <w:szCs w:val="20"/>
          </w:rPr>
          <w:lastRenderedPageBreak/>
          <w:delText>7</w:delText>
        </w:r>
        <w:r w:rsidRPr="00CE2699" w:rsidDel="00F01C07">
          <w:rPr>
            <w:b/>
            <w:sz w:val="20"/>
            <w:szCs w:val="20"/>
          </w:rPr>
          <w:delText>.</w:delText>
        </w:r>
        <w:r w:rsidDel="00F01C07">
          <w:rPr>
            <w:b/>
            <w:sz w:val="20"/>
            <w:szCs w:val="20"/>
          </w:rPr>
          <w:delText xml:space="preserve"> Conclusion</w:delText>
        </w:r>
      </w:del>
      <w:ins w:id="457" w:author="swolberg@amazon.com" w:date="2023-03-14T23:45:00Z">
        <w:r w:rsidR="00F01C07">
          <w:rPr>
            <w:rFonts w:cstheme="minorHAnsi"/>
            <w:b/>
            <w:color w:val="000000"/>
            <w:sz w:val="20"/>
            <w:szCs w:val="20"/>
          </w:rPr>
          <w:t>FAQs</w:t>
        </w:r>
      </w:ins>
    </w:p>
    <w:p w14:paraId="4FE7103F" w14:textId="77777777" w:rsidR="00C44A99" w:rsidRDefault="00C44A99" w:rsidP="00C44A99">
      <w:pPr>
        <w:spacing w:after="0"/>
        <w:jc w:val="both"/>
        <w:rPr>
          <w:rFonts w:cstheme="minorHAnsi"/>
          <w:i/>
          <w:color w:val="000000"/>
          <w:sz w:val="20"/>
          <w:szCs w:val="20"/>
        </w:rPr>
      </w:pPr>
      <w:r>
        <w:rPr>
          <w:rFonts w:cstheme="minorHAnsi"/>
          <w:i/>
          <w:color w:val="000000"/>
          <w:sz w:val="20"/>
          <w:szCs w:val="20"/>
        </w:rPr>
        <w:t>“</w:t>
      </w:r>
      <w:r w:rsidR="004B2B40">
        <w:rPr>
          <w:rFonts w:cstheme="minorHAnsi"/>
          <w:i/>
          <w:color w:val="000000"/>
          <w:sz w:val="20"/>
          <w:szCs w:val="20"/>
        </w:rPr>
        <w:t>A sum can be put right: but only by going back till you find the error and working it afresh from that point, never by simply going on</w:t>
      </w:r>
      <w:r>
        <w:rPr>
          <w:rFonts w:cstheme="minorHAnsi"/>
          <w:i/>
          <w:color w:val="000000"/>
          <w:sz w:val="20"/>
          <w:szCs w:val="20"/>
        </w:rPr>
        <w:t>.”—</w:t>
      </w:r>
      <w:r w:rsidR="004B2B40">
        <w:rPr>
          <w:rFonts w:cstheme="minorHAnsi"/>
          <w:i/>
          <w:color w:val="000000"/>
          <w:sz w:val="20"/>
          <w:szCs w:val="20"/>
        </w:rPr>
        <w:t>C.S. Lewis</w:t>
      </w:r>
    </w:p>
    <w:p w14:paraId="6A0519E9" w14:textId="610842FD" w:rsidR="004D7E35" w:rsidRDefault="004D7E35" w:rsidP="000027BC">
      <w:pPr>
        <w:spacing w:after="0"/>
        <w:jc w:val="both"/>
        <w:rPr>
          <w:ins w:id="458" w:author="swolberg@amazon.com" w:date="2023-03-14T23:22:00Z"/>
          <w:rFonts w:cstheme="minorHAnsi"/>
          <w:i/>
          <w:color w:val="000000"/>
          <w:sz w:val="20"/>
          <w:szCs w:val="20"/>
          <w:u w:val="single"/>
        </w:rPr>
      </w:pPr>
    </w:p>
    <w:p w14:paraId="660F4296" w14:textId="522499CC" w:rsidR="009C0A14" w:rsidRPr="00CE2699" w:rsidRDefault="009C0A14" w:rsidP="009C0A14">
      <w:pPr>
        <w:pBdr>
          <w:bottom w:val="single" w:sz="12" w:space="1" w:color="auto"/>
        </w:pBdr>
        <w:spacing w:after="0"/>
        <w:rPr>
          <w:ins w:id="459" w:author="swolberg@amazon.com" w:date="2023-03-14T18:23:00Z"/>
          <w:b/>
          <w:sz w:val="20"/>
          <w:szCs w:val="20"/>
        </w:rPr>
      </w:pPr>
      <w:ins w:id="460" w:author="swolberg@amazon.com" w:date="2023-03-14T18:23:00Z">
        <w:r>
          <w:rPr>
            <w:b/>
            <w:sz w:val="20"/>
            <w:szCs w:val="20"/>
          </w:rPr>
          <w:t>Appendix A</w:t>
        </w:r>
        <w:r w:rsidR="008A67DF">
          <w:rPr>
            <w:b/>
            <w:sz w:val="20"/>
            <w:szCs w:val="20"/>
          </w:rPr>
          <w:t>: Survey Results</w:t>
        </w:r>
      </w:ins>
    </w:p>
    <w:p w14:paraId="727A6D46" w14:textId="77777777" w:rsidR="009C0A14" w:rsidRDefault="009C0A14" w:rsidP="009C0A14">
      <w:pPr>
        <w:spacing w:after="0"/>
        <w:jc w:val="both"/>
        <w:rPr>
          <w:ins w:id="461" w:author="swolberg@amazon.com" w:date="2023-03-14T18:23:00Z"/>
          <w:rFonts w:cstheme="minorHAnsi"/>
          <w:i/>
          <w:color w:val="000000"/>
          <w:sz w:val="20"/>
          <w:szCs w:val="20"/>
        </w:rPr>
      </w:pPr>
      <w:ins w:id="462" w:author="swolberg@amazon.com" w:date="2023-03-14T18:23:00Z">
        <w:r>
          <w:rPr>
            <w:rFonts w:cstheme="minorHAnsi"/>
            <w:i/>
            <w:color w:val="000000"/>
            <w:sz w:val="20"/>
            <w:szCs w:val="20"/>
          </w:rPr>
          <w:t>“A sum can be put right: but only by going back till you find the error and working it afresh from that point, never by simply going on.”—C.S. Lewis</w:t>
        </w:r>
      </w:ins>
    </w:p>
    <w:p w14:paraId="636C350D" w14:textId="77777777" w:rsidR="009C0A14" w:rsidRPr="009C0A14" w:rsidRDefault="009C0A14" w:rsidP="000027BC">
      <w:pPr>
        <w:spacing w:after="0"/>
        <w:jc w:val="both"/>
        <w:rPr>
          <w:rFonts w:cstheme="minorHAnsi"/>
          <w:b/>
          <w:i/>
          <w:color w:val="000000"/>
          <w:sz w:val="20"/>
          <w:szCs w:val="20"/>
          <w:u w:val="single"/>
          <w:rPrChange w:id="463" w:author="swolberg@amazon.com" w:date="2023-03-14T18:23:00Z">
            <w:rPr>
              <w:rFonts w:cstheme="minorHAnsi"/>
              <w:i/>
              <w:color w:val="000000"/>
              <w:sz w:val="20"/>
              <w:szCs w:val="20"/>
              <w:u w:val="single"/>
            </w:rPr>
          </w:rPrChange>
        </w:rPr>
      </w:pPr>
    </w:p>
    <w:p w14:paraId="050E9C85" w14:textId="77777777" w:rsidR="00EF10F3" w:rsidRPr="00EF10F3" w:rsidRDefault="00F61B09" w:rsidP="000027BC">
      <w:pPr>
        <w:spacing w:after="0"/>
        <w:jc w:val="both"/>
        <w:rPr>
          <w:rFonts w:cstheme="minorHAnsi"/>
          <w:i/>
          <w:color w:val="000000"/>
          <w:sz w:val="20"/>
          <w:szCs w:val="20"/>
          <w:u w:val="single"/>
        </w:rPr>
      </w:pPr>
      <w:r>
        <w:rPr>
          <w:rFonts w:cstheme="minorHAnsi"/>
          <w:i/>
          <w:color w:val="000000"/>
          <w:sz w:val="20"/>
          <w:szCs w:val="20"/>
          <w:u w:val="single"/>
        </w:rPr>
        <w:t>A little bit about the survey</w:t>
      </w:r>
      <w:r w:rsidR="00EF10F3" w:rsidRPr="00EF10F3">
        <w:rPr>
          <w:rFonts w:cstheme="minorHAnsi"/>
          <w:i/>
          <w:color w:val="000000"/>
          <w:sz w:val="20"/>
          <w:szCs w:val="20"/>
          <w:u w:val="single"/>
        </w:rPr>
        <w:t>?</w:t>
      </w:r>
    </w:p>
    <w:p w14:paraId="1C975D61" w14:textId="77777777" w:rsidR="00501AAB" w:rsidRDefault="00F61B09" w:rsidP="00FD2F11">
      <w:pPr>
        <w:pBdr>
          <w:bottom w:val="single" w:sz="12" w:space="1" w:color="auto"/>
        </w:pBdr>
        <w:spacing w:after="0"/>
        <w:rPr>
          <w:rFonts w:cstheme="minorHAnsi"/>
          <w:color w:val="202124"/>
          <w:sz w:val="20"/>
          <w:szCs w:val="20"/>
          <w:shd w:val="clear" w:color="auto" w:fill="FFFFFF"/>
        </w:rPr>
      </w:pPr>
      <w:r>
        <w:rPr>
          <w:rFonts w:cstheme="minorHAnsi"/>
          <w:color w:val="000000"/>
          <w:sz w:val="20"/>
          <w:szCs w:val="20"/>
        </w:rPr>
        <w:t xml:space="preserve">The survey was launched in January – February 2023.  109 survey invitations went out to metric owners, application/data service owners, and metric users.  Our team received 139 survey responses which was ~128% response rate.  The response rate itself was an insight.  </w:t>
      </w:r>
      <w:r w:rsidRPr="00F61B09">
        <w:rPr>
          <w:rFonts w:cstheme="minorHAnsi"/>
          <w:color w:val="202124"/>
          <w:sz w:val="20"/>
          <w:szCs w:val="20"/>
          <w:shd w:val="clear" w:color="auto" w:fill="FFFFFF"/>
        </w:rPr>
        <w:t>A survey response rate of 50% or higher should be considered excellent in most circumstances. A high response rate is likely driven by </w:t>
      </w:r>
      <w:r w:rsidRPr="00F61B09">
        <w:rPr>
          <w:rFonts w:cstheme="minorHAnsi"/>
          <w:b/>
          <w:bCs/>
          <w:color w:val="202124"/>
          <w:sz w:val="20"/>
          <w:szCs w:val="20"/>
          <w:shd w:val="clear" w:color="auto" w:fill="FFFFFF"/>
        </w:rPr>
        <w:t>high levels of motivation to complete the survey, or a strong personal relationship between business and customer</w:t>
      </w:r>
      <w:r w:rsidRPr="00F61B09">
        <w:rPr>
          <w:rFonts w:cstheme="minorHAnsi"/>
          <w:color w:val="202124"/>
          <w:sz w:val="20"/>
          <w:szCs w:val="20"/>
          <w:shd w:val="clear" w:color="auto" w:fill="FFFFFF"/>
        </w:rPr>
        <w:t>.</w:t>
      </w:r>
      <w:r w:rsidRPr="00F61B09">
        <w:rPr>
          <w:rFonts w:cstheme="minorHAnsi"/>
          <w:color w:val="000000"/>
          <w:sz w:val="20"/>
          <w:szCs w:val="20"/>
        </w:rPr>
        <w:t xml:space="preserve">  </w:t>
      </w:r>
      <w:r w:rsidR="00501AAB" w:rsidRPr="00501AAB">
        <w:rPr>
          <w:rFonts w:cstheme="minorHAnsi"/>
          <w:color w:val="000000"/>
          <w:sz w:val="20"/>
          <w:szCs w:val="20"/>
        </w:rPr>
        <w:t xml:space="preserve">Additionally, </w:t>
      </w:r>
      <w:r w:rsidR="00501AAB" w:rsidRPr="00501AAB">
        <w:rPr>
          <w:rFonts w:cstheme="minorHAnsi"/>
          <w:color w:val="202124"/>
          <w:sz w:val="20"/>
          <w:szCs w:val="20"/>
          <w:shd w:val="clear" w:color="auto" w:fill="FFFFFF"/>
        </w:rPr>
        <w:t>achieving an acceptable survey response rate is important because </w:t>
      </w:r>
      <w:r w:rsidR="00501AAB" w:rsidRPr="00501AAB">
        <w:rPr>
          <w:rFonts w:cstheme="minorHAnsi"/>
          <w:b/>
          <w:bCs/>
          <w:color w:val="202124"/>
          <w:sz w:val="20"/>
          <w:szCs w:val="20"/>
          <w:shd w:val="clear" w:color="auto" w:fill="FFFFFF"/>
        </w:rPr>
        <w:t>too low a figure can give rise to sampling bias, particularly if the number of nonresponses is unequal among survey respondents</w:t>
      </w:r>
      <w:r w:rsidR="00501AAB" w:rsidRPr="00501AAB">
        <w:rPr>
          <w:rFonts w:cstheme="minorHAnsi"/>
          <w:color w:val="202124"/>
          <w:sz w:val="20"/>
          <w:szCs w:val="20"/>
          <w:shd w:val="clear" w:color="auto" w:fill="FFFFFF"/>
        </w:rPr>
        <w:t>.</w:t>
      </w:r>
      <w:r w:rsidR="00501AAB">
        <w:rPr>
          <w:rFonts w:cstheme="minorHAnsi"/>
          <w:color w:val="202124"/>
          <w:sz w:val="20"/>
          <w:szCs w:val="20"/>
          <w:shd w:val="clear" w:color="auto" w:fill="FFFFFF"/>
        </w:rPr>
        <w:t xml:space="preserve">  Because our response rate was excellent, this</w:t>
      </w:r>
      <w:r w:rsidR="00501AAB" w:rsidRPr="00501AAB">
        <w:rPr>
          <w:rFonts w:cstheme="minorHAnsi"/>
          <w:color w:val="202124"/>
          <w:sz w:val="20"/>
          <w:szCs w:val="20"/>
          <w:shd w:val="clear" w:color="auto" w:fill="FFFFFF"/>
        </w:rPr>
        <w:t xml:space="preserve"> provides four major benefits</w:t>
      </w:r>
      <w:r w:rsidR="001E432D">
        <w:rPr>
          <w:rFonts w:cstheme="minorHAnsi"/>
          <w:color w:val="202124"/>
          <w:sz w:val="20"/>
          <w:szCs w:val="20"/>
          <w:shd w:val="clear" w:color="auto" w:fill="FFFFFF"/>
        </w:rPr>
        <w:t xml:space="preserve"> such as </w:t>
      </w:r>
      <w:r w:rsidR="005B1DB3">
        <w:rPr>
          <w:rFonts w:cstheme="minorHAnsi"/>
          <w:color w:val="202124"/>
          <w:sz w:val="20"/>
          <w:szCs w:val="20"/>
          <w:shd w:val="clear" w:color="auto" w:fill="FFFFFF"/>
        </w:rPr>
        <w:t>h</w:t>
      </w:r>
      <w:r w:rsidR="00501AAB" w:rsidRPr="00501AAB">
        <w:rPr>
          <w:rFonts w:cstheme="minorHAnsi"/>
          <w:b/>
          <w:bCs/>
          <w:color w:val="202124"/>
          <w:sz w:val="20"/>
          <w:szCs w:val="20"/>
          <w:shd w:val="clear" w:color="auto" w:fill="FFFFFF"/>
        </w:rPr>
        <w:t>igher data quality and accuracy</w:t>
      </w:r>
      <w:r w:rsidR="005B1DB3">
        <w:rPr>
          <w:rFonts w:cstheme="minorHAnsi"/>
          <w:b/>
          <w:bCs/>
          <w:color w:val="202124"/>
          <w:sz w:val="20"/>
          <w:szCs w:val="20"/>
          <w:shd w:val="clear" w:color="auto" w:fill="FFFFFF"/>
        </w:rPr>
        <w:t xml:space="preserve">.  </w:t>
      </w:r>
      <w:r w:rsidR="005B1DB3" w:rsidRPr="005B1DB3">
        <w:rPr>
          <w:rFonts w:cstheme="minorHAnsi"/>
          <w:bCs/>
          <w:color w:val="202124"/>
          <w:sz w:val="20"/>
          <w:szCs w:val="20"/>
          <w:shd w:val="clear" w:color="auto" w:fill="FFFFFF"/>
        </w:rPr>
        <w:t>Additionally, the high response rate shows that the survey was easy to respond to</w:t>
      </w:r>
      <w:r w:rsidR="005B1DB3">
        <w:rPr>
          <w:rFonts w:cstheme="minorHAnsi"/>
          <w:color w:val="202124"/>
          <w:sz w:val="20"/>
          <w:szCs w:val="20"/>
          <w:shd w:val="clear" w:color="auto" w:fill="FFFFFF"/>
        </w:rPr>
        <w:t xml:space="preserve">, which means that there is a </w:t>
      </w:r>
      <w:r w:rsidR="00501AAB" w:rsidRPr="00501AAB">
        <w:rPr>
          <w:rFonts w:cstheme="minorHAnsi"/>
          <w:color w:val="202124"/>
          <w:sz w:val="20"/>
          <w:szCs w:val="20"/>
          <w:shd w:val="clear" w:color="auto" w:fill="FFFFFF"/>
        </w:rPr>
        <w:t>greater the chance respondents will answer truthfully. Badly designed surveys will see people dropping out or clicking through senselessly.</w:t>
      </w:r>
      <w:r w:rsidR="00501AAB">
        <w:rPr>
          <w:rFonts w:cstheme="minorHAnsi"/>
          <w:color w:val="202124"/>
          <w:sz w:val="20"/>
          <w:szCs w:val="20"/>
          <w:shd w:val="clear" w:color="auto" w:fill="FFFFFF"/>
        </w:rPr>
        <w:t xml:space="preserve">  Therefore, we can say that our survey questions were good, people wanted to take our survey, and our data accuracy and quality is high.</w:t>
      </w:r>
    </w:p>
    <w:p w14:paraId="75E61B84" w14:textId="77777777" w:rsidR="00163419" w:rsidRDefault="00163419" w:rsidP="00FD2F11">
      <w:pPr>
        <w:pBdr>
          <w:bottom w:val="single" w:sz="12" w:space="1" w:color="auto"/>
        </w:pBdr>
        <w:spacing w:after="0"/>
        <w:rPr>
          <w:rFonts w:cstheme="minorHAnsi"/>
          <w:color w:val="202124"/>
          <w:sz w:val="20"/>
          <w:szCs w:val="20"/>
          <w:shd w:val="clear" w:color="auto" w:fill="FFFFFF"/>
        </w:rPr>
      </w:pPr>
    </w:p>
    <w:p w14:paraId="17BA8985" w14:textId="77777777" w:rsidR="00501AAB" w:rsidRPr="00163419" w:rsidRDefault="00163419" w:rsidP="00FD2F11">
      <w:pPr>
        <w:pBdr>
          <w:bottom w:val="single" w:sz="12" w:space="1" w:color="auto"/>
        </w:pBdr>
        <w:spacing w:after="0"/>
        <w:rPr>
          <w:rFonts w:cstheme="minorHAnsi"/>
          <w:i/>
          <w:color w:val="202124"/>
          <w:sz w:val="20"/>
          <w:szCs w:val="20"/>
          <w:u w:val="single"/>
          <w:shd w:val="clear" w:color="auto" w:fill="FFFFFF"/>
        </w:rPr>
      </w:pPr>
      <w:r w:rsidRPr="00163419">
        <w:rPr>
          <w:rFonts w:cstheme="minorHAnsi"/>
          <w:i/>
          <w:color w:val="202124"/>
          <w:sz w:val="20"/>
          <w:szCs w:val="20"/>
          <w:u w:val="single"/>
          <w:shd w:val="clear" w:color="auto" w:fill="FFFFFF"/>
        </w:rPr>
        <w:t>Who took the survey?</w:t>
      </w:r>
    </w:p>
    <w:p w14:paraId="6A3A82D0" w14:textId="77777777" w:rsidR="000027BC" w:rsidRPr="00501AAB" w:rsidRDefault="00516853" w:rsidP="00FD2F11">
      <w:pPr>
        <w:pBdr>
          <w:bottom w:val="single" w:sz="12" w:space="1" w:color="auto"/>
        </w:pBdr>
        <w:spacing w:after="0"/>
        <w:rPr>
          <w:rFonts w:cstheme="minorHAnsi"/>
          <w:color w:val="000000"/>
          <w:sz w:val="20"/>
          <w:szCs w:val="20"/>
        </w:rPr>
      </w:pPr>
      <w:r>
        <w:rPr>
          <w:rFonts w:cstheme="minorHAnsi"/>
          <w:color w:val="202124"/>
          <w:sz w:val="20"/>
          <w:szCs w:val="20"/>
          <w:shd w:val="clear" w:color="auto" w:fill="FFFFFF"/>
        </w:rPr>
        <w:t>The</w:t>
      </w:r>
      <w:r w:rsidR="00A974CD">
        <w:rPr>
          <w:rFonts w:cstheme="minorHAnsi"/>
          <w:color w:val="202124"/>
          <w:sz w:val="20"/>
          <w:szCs w:val="20"/>
          <w:shd w:val="clear" w:color="auto" w:fill="FFFFFF"/>
        </w:rPr>
        <w:t xml:space="preserve"> survey population</w:t>
      </w:r>
      <w:r>
        <w:rPr>
          <w:rFonts w:cstheme="minorHAnsi"/>
          <w:color w:val="202124"/>
          <w:sz w:val="20"/>
          <w:szCs w:val="20"/>
          <w:shd w:val="clear" w:color="auto" w:fill="FFFFFF"/>
        </w:rPr>
        <w:t xml:space="preserve"> is made up of metric users (~84.78%), application owners (~9.42%), data service owners (~7.25%), metric owners (~5.8%). </w:t>
      </w:r>
      <w:r w:rsidR="009D4983">
        <w:rPr>
          <w:rFonts w:cstheme="minorHAnsi"/>
          <w:color w:val="202124"/>
          <w:sz w:val="20"/>
          <w:szCs w:val="20"/>
          <w:shd w:val="clear" w:color="auto" w:fill="FFFFFF"/>
        </w:rPr>
        <w:t>This information tells us that</w:t>
      </w:r>
      <w:r w:rsidR="002F6843">
        <w:rPr>
          <w:rFonts w:cstheme="minorHAnsi"/>
          <w:color w:val="202124"/>
          <w:sz w:val="20"/>
          <w:szCs w:val="20"/>
          <w:shd w:val="clear" w:color="auto" w:fill="FFFFFF"/>
        </w:rPr>
        <w:t xml:space="preserve"> metric users were the largest population.  As a result, the survey output is expected to primarily reflect the voice of the metric user.</w:t>
      </w:r>
    </w:p>
    <w:p w14:paraId="61B95B0C" w14:textId="77777777" w:rsidR="00A53A12" w:rsidRDefault="00A53A12" w:rsidP="00FD2F11">
      <w:pPr>
        <w:pBdr>
          <w:bottom w:val="single" w:sz="12" w:space="1" w:color="auto"/>
        </w:pBdr>
        <w:spacing w:after="0"/>
        <w:rPr>
          <w:rFonts w:cstheme="minorHAnsi"/>
          <w:i/>
          <w:color w:val="202124"/>
          <w:sz w:val="20"/>
          <w:szCs w:val="20"/>
          <w:u w:val="single"/>
          <w:shd w:val="clear" w:color="auto" w:fill="FFFFFF"/>
        </w:rPr>
      </w:pPr>
    </w:p>
    <w:p w14:paraId="1EE6D45F" w14:textId="77777777" w:rsidR="00A53A12" w:rsidRPr="00163419" w:rsidRDefault="008704BB" w:rsidP="00FD2F11">
      <w:pPr>
        <w:pBdr>
          <w:bottom w:val="single" w:sz="12" w:space="1" w:color="auto"/>
        </w:pBd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t xml:space="preserve">What </w:t>
      </w:r>
      <w:r w:rsidR="003D0D6F">
        <w:rPr>
          <w:rFonts w:cstheme="minorHAnsi"/>
          <w:i/>
          <w:color w:val="202124"/>
          <w:sz w:val="20"/>
          <w:szCs w:val="20"/>
          <w:u w:val="single"/>
          <w:shd w:val="clear" w:color="auto" w:fill="FFFFFF"/>
        </w:rPr>
        <w:t>metrics do those surveyed interact the most with</w:t>
      </w:r>
      <w:r w:rsidR="00A53A12" w:rsidRPr="00163419">
        <w:rPr>
          <w:rFonts w:cstheme="minorHAnsi"/>
          <w:i/>
          <w:color w:val="202124"/>
          <w:sz w:val="20"/>
          <w:szCs w:val="20"/>
          <w:u w:val="single"/>
          <w:shd w:val="clear" w:color="auto" w:fill="FFFFFF"/>
        </w:rPr>
        <w:t>?</w:t>
      </w:r>
    </w:p>
    <w:p w14:paraId="186E0167" w14:textId="77777777" w:rsidR="003D0D6F" w:rsidRDefault="00A974CD" w:rsidP="00FD2F11">
      <w:pPr>
        <w:keepNext/>
        <w:pBdr>
          <w:bottom w:val="single" w:sz="12" w:space="1" w:color="auto"/>
        </w:pBdr>
        <w:spacing w:after="0"/>
        <w:rPr>
          <w:rFonts w:cstheme="minorHAnsi"/>
          <w:color w:val="000000"/>
          <w:sz w:val="20"/>
          <w:szCs w:val="20"/>
        </w:rPr>
      </w:pPr>
      <w:r>
        <w:rPr>
          <w:rFonts w:cstheme="minorHAnsi"/>
          <w:color w:val="000000"/>
          <w:sz w:val="20"/>
          <w:szCs w:val="20"/>
        </w:rPr>
        <w:t>The top 2</w:t>
      </w:r>
      <w:r w:rsidR="00516853">
        <w:rPr>
          <w:rFonts w:cstheme="minorHAnsi"/>
          <w:color w:val="000000"/>
          <w:sz w:val="20"/>
          <w:szCs w:val="20"/>
        </w:rPr>
        <w:t>1</w:t>
      </w:r>
      <w:r>
        <w:rPr>
          <w:rFonts w:cstheme="minorHAnsi"/>
          <w:color w:val="000000"/>
          <w:sz w:val="20"/>
          <w:szCs w:val="20"/>
        </w:rPr>
        <w:t xml:space="preserve"> metrics </w:t>
      </w:r>
      <w:r w:rsidR="005E3334">
        <w:rPr>
          <w:rFonts w:cstheme="minorHAnsi"/>
          <w:color w:val="000000"/>
          <w:sz w:val="20"/>
          <w:szCs w:val="20"/>
        </w:rPr>
        <w:t xml:space="preserve">that the survey population interacted with most often </w:t>
      </w:r>
      <w:r w:rsidR="006A6B35">
        <w:rPr>
          <w:rFonts w:cstheme="minorHAnsi"/>
          <w:color w:val="000000"/>
          <w:sz w:val="20"/>
          <w:szCs w:val="20"/>
        </w:rPr>
        <w:t xml:space="preserve">are </w:t>
      </w:r>
      <w:r w:rsidR="008704BB">
        <w:rPr>
          <w:rFonts w:cstheme="minorHAnsi"/>
          <w:color w:val="000000"/>
          <w:sz w:val="20"/>
          <w:szCs w:val="20"/>
        </w:rPr>
        <w:t>1)</w:t>
      </w:r>
      <w:r w:rsidR="006A6B35">
        <w:rPr>
          <w:rFonts w:cstheme="minorHAnsi"/>
          <w:color w:val="000000"/>
          <w:sz w:val="20"/>
          <w:szCs w:val="20"/>
        </w:rPr>
        <w:t xml:space="preserve">PCOGS (~43%), </w:t>
      </w:r>
      <w:r w:rsidR="008704BB">
        <w:rPr>
          <w:rFonts w:cstheme="minorHAnsi"/>
          <w:color w:val="000000"/>
          <w:sz w:val="20"/>
          <w:szCs w:val="20"/>
        </w:rPr>
        <w:t>2)</w:t>
      </w:r>
      <w:r w:rsidR="006A6B35">
        <w:rPr>
          <w:rFonts w:cstheme="minorHAnsi"/>
          <w:color w:val="000000"/>
          <w:sz w:val="20"/>
          <w:szCs w:val="20"/>
        </w:rPr>
        <w:t xml:space="preserve">ACU (~22%), </w:t>
      </w:r>
      <w:r w:rsidR="008704BB">
        <w:rPr>
          <w:rFonts w:cstheme="minorHAnsi"/>
          <w:color w:val="000000"/>
          <w:sz w:val="20"/>
          <w:szCs w:val="20"/>
        </w:rPr>
        <w:t>3)</w:t>
      </w:r>
      <w:r w:rsidR="006A6B35">
        <w:rPr>
          <w:rFonts w:cstheme="minorHAnsi"/>
          <w:color w:val="000000"/>
          <w:sz w:val="20"/>
          <w:szCs w:val="20"/>
        </w:rPr>
        <w:t>NETPPM (~19%),</w:t>
      </w:r>
      <w:r w:rsidR="008704BB">
        <w:rPr>
          <w:rFonts w:cstheme="minorHAnsi"/>
          <w:color w:val="000000"/>
          <w:sz w:val="20"/>
          <w:szCs w:val="20"/>
        </w:rPr>
        <w:t xml:space="preserve"> 4)</w:t>
      </w:r>
      <w:r w:rsidR="006A6B35">
        <w:rPr>
          <w:rFonts w:cstheme="minorHAnsi"/>
          <w:color w:val="000000"/>
          <w:sz w:val="20"/>
          <w:szCs w:val="20"/>
        </w:rPr>
        <w:t xml:space="preserve"> Confirmation Rate (~17%), </w:t>
      </w:r>
      <w:r w:rsidR="008704BB">
        <w:rPr>
          <w:rFonts w:cstheme="minorHAnsi"/>
          <w:color w:val="000000"/>
          <w:sz w:val="20"/>
          <w:szCs w:val="20"/>
        </w:rPr>
        <w:t>5)</w:t>
      </w:r>
      <w:r w:rsidR="006A6B35">
        <w:rPr>
          <w:rFonts w:cstheme="minorHAnsi"/>
          <w:color w:val="000000"/>
          <w:sz w:val="20"/>
          <w:szCs w:val="20"/>
        </w:rPr>
        <w:t xml:space="preserve">ROOS (~17%), </w:t>
      </w:r>
      <w:r w:rsidR="008704BB">
        <w:rPr>
          <w:rFonts w:cstheme="minorHAnsi"/>
          <w:color w:val="000000"/>
          <w:sz w:val="20"/>
          <w:szCs w:val="20"/>
        </w:rPr>
        <w:t xml:space="preserve">6) </w:t>
      </w:r>
      <w:r w:rsidR="006A6B35">
        <w:rPr>
          <w:rFonts w:cstheme="minorHAnsi"/>
          <w:color w:val="000000"/>
          <w:sz w:val="20"/>
          <w:szCs w:val="20"/>
        </w:rPr>
        <w:t xml:space="preserve">ASP (~17%), </w:t>
      </w:r>
      <w:r w:rsidR="008704BB">
        <w:rPr>
          <w:rFonts w:cstheme="minorHAnsi"/>
          <w:color w:val="000000"/>
          <w:sz w:val="20"/>
          <w:szCs w:val="20"/>
        </w:rPr>
        <w:t xml:space="preserve">7)  </w:t>
      </w:r>
      <w:r w:rsidR="006A6B35">
        <w:rPr>
          <w:rFonts w:cstheme="minorHAnsi"/>
          <w:color w:val="000000"/>
          <w:sz w:val="20"/>
          <w:szCs w:val="20"/>
        </w:rPr>
        <w:t xml:space="preserve">Revenues (~16%), </w:t>
      </w:r>
      <w:r w:rsidR="008704BB">
        <w:rPr>
          <w:rFonts w:cstheme="minorHAnsi"/>
          <w:color w:val="000000"/>
          <w:sz w:val="20"/>
          <w:szCs w:val="20"/>
        </w:rPr>
        <w:t xml:space="preserve">8) </w:t>
      </w:r>
      <w:r w:rsidR="006A6B35">
        <w:rPr>
          <w:rFonts w:cstheme="minorHAnsi"/>
          <w:color w:val="000000"/>
          <w:sz w:val="20"/>
          <w:szCs w:val="20"/>
        </w:rPr>
        <w:t xml:space="preserve">LBB (~14%), </w:t>
      </w:r>
      <w:r w:rsidR="008704BB">
        <w:rPr>
          <w:rFonts w:cstheme="minorHAnsi"/>
          <w:color w:val="000000"/>
          <w:sz w:val="20"/>
          <w:szCs w:val="20"/>
        </w:rPr>
        <w:t xml:space="preserve">9) </w:t>
      </w:r>
      <w:r w:rsidR="006A6B35">
        <w:rPr>
          <w:rFonts w:cstheme="minorHAnsi"/>
          <w:color w:val="000000"/>
          <w:sz w:val="20"/>
          <w:szCs w:val="20"/>
        </w:rPr>
        <w:t xml:space="preserve">Deal Ops (~14%), </w:t>
      </w:r>
      <w:r w:rsidR="008704BB">
        <w:rPr>
          <w:rFonts w:cstheme="minorHAnsi"/>
          <w:color w:val="000000"/>
          <w:sz w:val="20"/>
          <w:szCs w:val="20"/>
        </w:rPr>
        <w:t xml:space="preserve">10) </w:t>
      </w:r>
      <w:r w:rsidR="006A6B35">
        <w:rPr>
          <w:rFonts w:cstheme="minorHAnsi"/>
          <w:color w:val="000000"/>
          <w:sz w:val="20"/>
          <w:szCs w:val="20"/>
        </w:rPr>
        <w:t xml:space="preserve">Net Receipt (~13%), </w:t>
      </w:r>
      <w:r w:rsidR="008704BB">
        <w:rPr>
          <w:rFonts w:cstheme="minorHAnsi"/>
          <w:color w:val="000000"/>
          <w:sz w:val="20"/>
          <w:szCs w:val="20"/>
        </w:rPr>
        <w:t xml:space="preserve">11) </w:t>
      </w:r>
      <w:r w:rsidR="006A6B35">
        <w:rPr>
          <w:rFonts w:cstheme="minorHAnsi"/>
          <w:color w:val="000000"/>
          <w:sz w:val="20"/>
          <w:szCs w:val="20"/>
        </w:rPr>
        <w:t>Conversion Rate (~12%),</w:t>
      </w:r>
      <w:r w:rsidR="008704BB">
        <w:rPr>
          <w:rFonts w:cstheme="minorHAnsi"/>
          <w:color w:val="000000"/>
          <w:sz w:val="20"/>
          <w:szCs w:val="20"/>
        </w:rPr>
        <w:t xml:space="preserve"> 12)</w:t>
      </w:r>
      <w:r w:rsidR="006A6B35">
        <w:rPr>
          <w:rFonts w:cstheme="minorHAnsi"/>
          <w:color w:val="000000"/>
          <w:sz w:val="20"/>
          <w:szCs w:val="20"/>
        </w:rPr>
        <w:t xml:space="preserve"> Net Order (~12%), </w:t>
      </w:r>
      <w:r w:rsidR="008704BB">
        <w:rPr>
          <w:rFonts w:cstheme="minorHAnsi"/>
          <w:color w:val="000000"/>
          <w:sz w:val="20"/>
          <w:szCs w:val="20"/>
        </w:rPr>
        <w:t xml:space="preserve">13) </w:t>
      </w:r>
      <w:r w:rsidR="006A6B35">
        <w:rPr>
          <w:rFonts w:cstheme="minorHAnsi"/>
          <w:color w:val="000000"/>
          <w:sz w:val="20"/>
          <w:szCs w:val="20"/>
        </w:rPr>
        <w:t xml:space="preserve">CM (~11%), </w:t>
      </w:r>
      <w:r w:rsidR="008704BB">
        <w:rPr>
          <w:rFonts w:cstheme="minorHAnsi"/>
          <w:color w:val="000000"/>
          <w:sz w:val="20"/>
          <w:szCs w:val="20"/>
        </w:rPr>
        <w:t xml:space="preserve">14)  </w:t>
      </w:r>
      <w:r w:rsidR="006A6B35">
        <w:rPr>
          <w:rFonts w:cstheme="minorHAnsi"/>
          <w:color w:val="000000"/>
          <w:sz w:val="20"/>
          <w:szCs w:val="20"/>
        </w:rPr>
        <w:t xml:space="preserve">GMS (~11%), </w:t>
      </w:r>
      <w:r w:rsidR="008704BB">
        <w:rPr>
          <w:rFonts w:cstheme="minorHAnsi"/>
          <w:color w:val="000000"/>
          <w:sz w:val="20"/>
          <w:szCs w:val="20"/>
        </w:rPr>
        <w:t xml:space="preserve">15) </w:t>
      </w:r>
      <w:r w:rsidR="006A6B35">
        <w:rPr>
          <w:rFonts w:cstheme="minorHAnsi"/>
          <w:color w:val="000000"/>
          <w:sz w:val="20"/>
          <w:szCs w:val="20"/>
        </w:rPr>
        <w:t>GV (~10</w:t>
      </w:r>
      <w:r w:rsidR="00516853">
        <w:rPr>
          <w:rFonts w:cstheme="minorHAnsi"/>
          <w:color w:val="000000"/>
          <w:sz w:val="20"/>
          <w:szCs w:val="20"/>
        </w:rPr>
        <w:t xml:space="preserve">%), </w:t>
      </w:r>
      <w:r w:rsidR="008704BB">
        <w:rPr>
          <w:rFonts w:cstheme="minorHAnsi"/>
          <w:color w:val="000000"/>
          <w:sz w:val="20"/>
          <w:szCs w:val="20"/>
        </w:rPr>
        <w:t xml:space="preserve">16) </w:t>
      </w:r>
      <w:r w:rsidR="00516853">
        <w:rPr>
          <w:rFonts w:cstheme="minorHAnsi"/>
          <w:color w:val="000000"/>
          <w:sz w:val="20"/>
          <w:szCs w:val="20"/>
        </w:rPr>
        <w:t xml:space="preserve">CP (~9%), </w:t>
      </w:r>
      <w:r w:rsidR="008704BB">
        <w:rPr>
          <w:rFonts w:cstheme="minorHAnsi"/>
          <w:color w:val="000000"/>
          <w:sz w:val="20"/>
          <w:szCs w:val="20"/>
        </w:rPr>
        <w:t xml:space="preserve">17) </w:t>
      </w:r>
      <w:r w:rsidR="00516853">
        <w:rPr>
          <w:rFonts w:cstheme="minorHAnsi"/>
          <w:color w:val="000000"/>
          <w:sz w:val="20"/>
          <w:szCs w:val="20"/>
        </w:rPr>
        <w:t xml:space="preserve">Net Order GMS (~9%), </w:t>
      </w:r>
      <w:r w:rsidR="008704BB">
        <w:rPr>
          <w:rFonts w:cstheme="minorHAnsi"/>
          <w:color w:val="000000"/>
          <w:sz w:val="20"/>
          <w:szCs w:val="20"/>
        </w:rPr>
        <w:t xml:space="preserve">18) </w:t>
      </w:r>
      <w:r w:rsidR="00516853">
        <w:rPr>
          <w:rFonts w:cstheme="minorHAnsi"/>
          <w:color w:val="000000"/>
          <w:sz w:val="20"/>
          <w:szCs w:val="20"/>
        </w:rPr>
        <w:t xml:space="preserve">OIH (~9%), </w:t>
      </w:r>
      <w:r w:rsidR="008704BB">
        <w:rPr>
          <w:rFonts w:cstheme="minorHAnsi"/>
          <w:color w:val="000000"/>
          <w:sz w:val="20"/>
          <w:szCs w:val="20"/>
        </w:rPr>
        <w:t xml:space="preserve">19) </w:t>
      </w:r>
      <w:r w:rsidR="00516853">
        <w:rPr>
          <w:rFonts w:cstheme="minorHAnsi"/>
          <w:color w:val="000000"/>
          <w:sz w:val="20"/>
          <w:szCs w:val="20"/>
        </w:rPr>
        <w:t xml:space="preserve">VCR (~7%), </w:t>
      </w:r>
      <w:r w:rsidR="008704BB">
        <w:rPr>
          <w:rFonts w:cstheme="minorHAnsi"/>
          <w:color w:val="000000"/>
          <w:sz w:val="20"/>
          <w:szCs w:val="20"/>
        </w:rPr>
        <w:t xml:space="preserve">20) </w:t>
      </w:r>
      <w:r w:rsidR="00516853">
        <w:rPr>
          <w:rFonts w:cstheme="minorHAnsi"/>
          <w:color w:val="000000"/>
          <w:sz w:val="20"/>
          <w:szCs w:val="20"/>
        </w:rPr>
        <w:t xml:space="preserve">IDQ (~6%), </w:t>
      </w:r>
      <w:r w:rsidR="008704BB">
        <w:rPr>
          <w:rFonts w:cstheme="minorHAnsi"/>
          <w:color w:val="000000"/>
          <w:sz w:val="20"/>
          <w:szCs w:val="20"/>
        </w:rPr>
        <w:t xml:space="preserve">21) </w:t>
      </w:r>
      <w:r w:rsidR="00516853">
        <w:rPr>
          <w:rFonts w:cstheme="minorHAnsi"/>
          <w:color w:val="000000"/>
          <w:sz w:val="20"/>
          <w:szCs w:val="20"/>
        </w:rPr>
        <w:t>CPPU (~5%)</w:t>
      </w:r>
      <w:r w:rsidR="005E3334">
        <w:rPr>
          <w:rFonts w:cstheme="minorHAnsi"/>
          <w:color w:val="000000"/>
          <w:sz w:val="20"/>
          <w:szCs w:val="20"/>
        </w:rPr>
        <w:t>.</w:t>
      </w:r>
      <w:r>
        <w:rPr>
          <w:rFonts w:cstheme="minorHAnsi"/>
          <w:color w:val="000000"/>
          <w:sz w:val="20"/>
          <w:szCs w:val="20"/>
        </w:rPr>
        <w:t xml:space="preserve"> </w:t>
      </w:r>
      <w:r w:rsidR="006A6B35">
        <w:rPr>
          <w:rFonts w:cstheme="minorHAnsi"/>
          <w:color w:val="000000"/>
          <w:sz w:val="20"/>
          <w:szCs w:val="20"/>
        </w:rPr>
        <w:t xml:space="preserve">  </w:t>
      </w:r>
      <w:r w:rsidR="003D0D6F">
        <w:rPr>
          <w:rFonts w:cstheme="minorHAnsi"/>
          <w:color w:val="000000"/>
          <w:sz w:val="20"/>
          <w:szCs w:val="20"/>
        </w:rPr>
        <w:t xml:space="preserve">The most interacted metric information was important because it will give us insights into what top metrics those surveyed use on a daily basis.  This can help us with two things: 1) help us identify focus in on the important metrics to users and 2) help us examine the metrics customers are having the most issues with the metrics that they use most often.  If metrics used most often are also having issues, this can help us focus in on issues about why they are having these issues with these metrics.  </w:t>
      </w:r>
    </w:p>
    <w:p w14:paraId="4F388B6F" w14:textId="77777777" w:rsidR="003D0D6F" w:rsidRDefault="003D0D6F" w:rsidP="00FD2F11">
      <w:pPr>
        <w:keepNext/>
        <w:pBdr>
          <w:bottom w:val="single" w:sz="12" w:space="1" w:color="auto"/>
        </w:pBdr>
        <w:spacing w:after="0"/>
        <w:rPr>
          <w:rFonts w:cstheme="minorHAnsi"/>
          <w:color w:val="000000"/>
          <w:sz w:val="20"/>
          <w:szCs w:val="20"/>
        </w:rPr>
      </w:pPr>
    </w:p>
    <w:p w14:paraId="4749F1F2" w14:textId="77777777" w:rsidR="003D0D6F" w:rsidRPr="00163419" w:rsidRDefault="003D0D6F" w:rsidP="00FD2F11">
      <w:pPr>
        <w:pBdr>
          <w:bottom w:val="single" w:sz="12" w:space="1" w:color="auto"/>
        </w:pBd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t>What is the reason for those interactions</w:t>
      </w:r>
      <w:r w:rsidRPr="00163419">
        <w:rPr>
          <w:rFonts w:cstheme="minorHAnsi"/>
          <w:i/>
          <w:color w:val="202124"/>
          <w:sz w:val="20"/>
          <w:szCs w:val="20"/>
          <w:u w:val="single"/>
          <w:shd w:val="clear" w:color="auto" w:fill="FFFFFF"/>
        </w:rPr>
        <w:t>?</w:t>
      </w:r>
    </w:p>
    <w:p w14:paraId="7AD3BBD5" w14:textId="77777777" w:rsidR="003D0D6F" w:rsidRDefault="006A6B35" w:rsidP="00FD2F11">
      <w:pPr>
        <w:keepNext/>
        <w:pBdr>
          <w:bottom w:val="single" w:sz="12" w:space="1" w:color="auto"/>
        </w:pBdr>
        <w:spacing w:after="0"/>
        <w:rPr>
          <w:rFonts w:cstheme="minorHAnsi"/>
          <w:color w:val="000000"/>
          <w:sz w:val="20"/>
          <w:szCs w:val="20"/>
        </w:rPr>
      </w:pPr>
      <w:r>
        <w:rPr>
          <w:rFonts w:cstheme="minorHAnsi"/>
          <w:color w:val="000000"/>
          <w:sz w:val="20"/>
          <w:szCs w:val="20"/>
        </w:rPr>
        <w:t>The top reasons for those</w:t>
      </w:r>
      <w:r w:rsidR="008704BB">
        <w:rPr>
          <w:rFonts w:cstheme="minorHAnsi"/>
          <w:color w:val="000000"/>
          <w:sz w:val="20"/>
          <w:szCs w:val="20"/>
        </w:rPr>
        <w:t xml:space="preserve"> metric</w:t>
      </w:r>
      <w:r>
        <w:rPr>
          <w:rFonts w:cstheme="minorHAnsi"/>
          <w:color w:val="000000"/>
          <w:sz w:val="20"/>
          <w:szCs w:val="20"/>
        </w:rPr>
        <w:t xml:space="preserve"> interactions </w:t>
      </w:r>
      <w:r w:rsidR="008704BB">
        <w:rPr>
          <w:rFonts w:cstheme="minorHAnsi"/>
          <w:color w:val="000000"/>
          <w:sz w:val="20"/>
          <w:szCs w:val="20"/>
        </w:rPr>
        <w:t xml:space="preserve">those surveyed reported </w:t>
      </w:r>
      <w:r>
        <w:rPr>
          <w:rFonts w:cstheme="minorHAnsi"/>
          <w:color w:val="000000"/>
          <w:sz w:val="20"/>
          <w:szCs w:val="20"/>
        </w:rPr>
        <w:t xml:space="preserve">were analysis (~82.01%), reporting (~79.14%), performance monitoring (~78.42%), decision making (~64.03%), auditing (~26.62%).  </w:t>
      </w:r>
      <w:r w:rsidR="008704BB">
        <w:rPr>
          <w:rFonts w:cstheme="minorHAnsi"/>
          <w:color w:val="000000"/>
          <w:sz w:val="20"/>
          <w:szCs w:val="20"/>
        </w:rPr>
        <w:t xml:space="preserve">Note, the survey question was a select all question.  </w:t>
      </w:r>
      <w:r w:rsidR="009E22BB">
        <w:rPr>
          <w:rFonts w:cstheme="minorHAnsi"/>
          <w:color w:val="000000"/>
          <w:sz w:val="20"/>
          <w:szCs w:val="20"/>
        </w:rPr>
        <w:t>So,</w:t>
      </w:r>
      <w:r w:rsidR="008704BB">
        <w:rPr>
          <w:rFonts w:cstheme="minorHAnsi"/>
          <w:color w:val="000000"/>
          <w:sz w:val="20"/>
          <w:szCs w:val="20"/>
        </w:rPr>
        <w:t xml:space="preserve"> some of those surveyed could have selected multiple reasons for metric interactions.  The top reasons for metric interactions also provide good information.  This information tells us what business reasons these metrics are being used for as well as the importance of these metrics in surveyed members activities.    </w:t>
      </w:r>
    </w:p>
    <w:p w14:paraId="27D9E24D" w14:textId="77777777" w:rsidR="003D0D6F" w:rsidRDefault="003D0D6F" w:rsidP="00FD2F11">
      <w:pPr>
        <w:keepNext/>
        <w:pBdr>
          <w:bottom w:val="single" w:sz="12" w:space="1" w:color="auto"/>
        </w:pBdr>
        <w:spacing w:after="0"/>
        <w:rPr>
          <w:rFonts w:cstheme="minorHAnsi"/>
          <w:color w:val="000000"/>
          <w:sz w:val="20"/>
          <w:szCs w:val="20"/>
        </w:rPr>
      </w:pPr>
    </w:p>
    <w:p w14:paraId="6CCB6AA1" w14:textId="77777777" w:rsidR="003D0D6F" w:rsidRPr="00163419" w:rsidRDefault="003D0D6F" w:rsidP="00FD2F11">
      <w:pPr>
        <w:pBdr>
          <w:bottom w:val="single" w:sz="12" w:space="1" w:color="auto"/>
        </w:pBdr>
        <w:spacing w:after="0"/>
        <w:rPr>
          <w:rFonts w:cstheme="minorHAnsi"/>
          <w:i/>
          <w:color w:val="202124"/>
          <w:sz w:val="20"/>
          <w:szCs w:val="20"/>
          <w:u w:val="single"/>
          <w:shd w:val="clear" w:color="auto" w:fill="FFFFFF"/>
        </w:rPr>
      </w:pPr>
      <w:r>
        <w:rPr>
          <w:rFonts w:cstheme="minorHAnsi"/>
          <w:i/>
          <w:color w:val="202124"/>
          <w:sz w:val="20"/>
          <w:szCs w:val="20"/>
          <w:u w:val="single"/>
          <w:shd w:val="clear" w:color="auto" w:fill="FFFFFF"/>
        </w:rPr>
        <w:t>What decisions do these metrics influence</w:t>
      </w:r>
      <w:r w:rsidRPr="00163419">
        <w:rPr>
          <w:rFonts w:cstheme="minorHAnsi"/>
          <w:i/>
          <w:color w:val="202124"/>
          <w:sz w:val="20"/>
          <w:szCs w:val="20"/>
          <w:u w:val="single"/>
          <w:shd w:val="clear" w:color="auto" w:fill="FFFFFF"/>
        </w:rPr>
        <w:t>?</w:t>
      </w:r>
    </w:p>
    <w:p w14:paraId="52C68757" w14:textId="77777777" w:rsidR="008704BB" w:rsidRDefault="003D0D6F" w:rsidP="00FD2F11">
      <w:pPr>
        <w:keepNext/>
        <w:pBdr>
          <w:bottom w:val="single" w:sz="12" w:space="1" w:color="auto"/>
        </w:pBdr>
        <w:spacing w:after="0"/>
        <w:rPr>
          <w:rFonts w:cstheme="minorHAnsi"/>
          <w:color w:val="000000"/>
          <w:sz w:val="20"/>
          <w:szCs w:val="20"/>
        </w:rPr>
      </w:pPr>
      <w:r>
        <w:rPr>
          <w:rFonts w:cstheme="minorHAnsi"/>
          <w:color w:val="000000"/>
          <w:sz w:val="20"/>
          <w:szCs w:val="20"/>
        </w:rPr>
        <w:t xml:space="preserve">The next question refers to what decisions do these metrics drive.  This question points out that identifying opportunity (84.89%), improving efficiency (74.82%), cost saving (51.80%), and other (7.91%) are the decisions that these metrics they use drive.  For other, the other decisions identified that were not listed were defect resolution (0.72%), if values are displaying correctly (0.72%), growing GMs (0.72%), opening up prioritizing requests for improvement (0.72%), identify root cause (0.72%), selecting priority vendors for additional SSCM support (0.72%), provide business intelligence (0.72%), and creating reports for retail community </w:t>
      </w:r>
      <w:r>
        <w:rPr>
          <w:rFonts w:cstheme="minorHAnsi"/>
          <w:color w:val="000000"/>
          <w:sz w:val="20"/>
          <w:szCs w:val="20"/>
        </w:rPr>
        <w:lastRenderedPageBreak/>
        <w:t xml:space="preserve">(0.72%).  Here the data shows the value of these metrics and how these metrics influence everyday business decisions.  This is very important because </w:t>
      </w:r>
      <w:proofErr w:type="gramStart"/>
      <w:r>
        <w:rPr>
          <w:rFonts w:cstheme="minorHAnsi"/>
          <w:color w:val="000000"/>
          <w:sz w:val="20"/>
          <w:szCs w:val="20"/>
        </w:rPr>
        <w:t>it</w:t>
      </w:r>
      <w:proofErr w:type="gramEnd"/>
      <w:r>
        <w:rPr>
          <w:rFonts w:cstheme="minorHAnsi"/>
          <w:color w:val="000000"/>
          <w:sz w:val="20"/>
          <w:szCs w:val="20"/>
        </w:rPr>
        <w:t xml:space="preserve"> further sheds light on the importance and need for accuracy of these metrics. </w:t>
      </w:r>
    </w:p>
    <w:p w14:paraId="25430154" w14:textId="77777777" w:rsidR="007874E6" w:rsidRDefault="007874E6" w:rsidP="00FD2F11">
      <w:pPr>
        <w:keepNext/>
        <w:pBdr>
          <w:bottom w:val="single" w:sz="12" w:space="1" w:color="auto"/>
        </w:pBdr>
        <w:spacing w:after="0"/>
      </w:pPr>
    </w:p>
    <w:p w14:paraId="1696BC80" w14:textId="77777777" w:rsidR="007874E6" w:rsidRPr="007874E6" w:rsidRDefault="007874E6" w:rsidP="00FD2F11">
      <w:pPr>
        <w:keepNext/>
        <w:pBdr>
          <w:bottom w:val="single" w:sz="12" w:space="1" w:color="auto"/>
        </w:pBdr>
        <w:spacing w:after="0"/>
        <w:rPr>
          <w:i/>
          <w:sz w:val="20"/>
          <w:szCs w:val="20"/>
          <w:u w:val="single"/>
        </w:rPr>
      </w:pPr>
      <w:r w:rsidRPr="007874E6">
        <w:rPr>
          <w:i/>
          <w:sz w:val="20"/>
          <w:szCs w:val="20"/>
          <w:u w:val="single"/>
        </w:rPr>
        <w:t>Which metrics do those surveyed have the most issues with?</w:t>
      </w:r>
    </w:p>
    <w:p w14:paraId="2FCA2AD4" w14:textId="77777777" w:rsidR="00E37378" w:rsidRDefault="007874E6" w:rsidP="00FD2F11">
      <w:pPr>
        <w:pBdr>
          <w:bottom w:val="single" w:sz="12" w:space="1" w:color="auto"/>
        </w:pBdr>
        <w:spacing w:after="0"/>
        <w:rPr>
          <w:rFonts w:cstheme="minorHAnsi"/>
          <w:color w:val="000000"/>
          <w:sz w:val="20"/>
          <w:szCs w:val="20"/>
        </w:rPr>
      </w:pPr>
      <w:r>
        <w:rPr>
          <w:rFonts w:cstheme="minorHAnsi"/>
          <w:color w:val="000000"/>
          <w:sz w:val="20"/>
          <w:szCs w:val="20"/>
        </w:rPr>
        <w:t xml:space="preserve">The top 24 metrics individuals surveyed reported having the most issues with were are 1) ROOS (25.90%), 2) Deal OPS (22.30%), 3) Net PPM (20.14%), 4)OPS (12.95%), 5) LBB (9.35%), 6) CR (7.19%), 7) GV (6.47%); 8)SNS (6.47%); </w:t>
      </w:r>
      <w:r w:rsidR="00CA160F">
        <w:rPr>
          <w:rFonts w:cstheme="minorHAnsi"/>
          <w:color w:val="000000"/>
          <w:sz w:val="20"/>
          <w:szCs w:val="20"/>
        </w:rPr>
        <w:t>9) VCR (5.76%), 10</w:t>
      </w:r>
      <w:r>
        <w:rPr>
          <w:rFonts w:cstheme="minorHAnsi"/>
          <w:color w:val="000000"/>
          <w:sz w:val="20"/>
          <w:szCs w:val="20"/>
        </w:rPr>
        <w:t>)PCOGs (5.04%),1</w:t>
      </w:r>
      <w:r w:rsidR="00CA160F">
        <w:rPr>
          <w:rFonts w:cstheme="minorHAnsi"/>
          <w:color w:val="000000"/>
          <w:sz w:val="20"/>
          <w:szCs w:val="20"/>
        </w:rPr>
        <w:t>1</w:t>
      </w:r>
      <w:r>
        <w:rPr>
          <w:rFonts w:cstheme="minorHAnsi"/>
          <w:color w:val="000000"/>
          <w:sz w:val="20"/>
          <w:szCs w:val="20"/>
        </w:rPr>
        <w:t>) ASIN (5.04%), 1</w:t>
      </w:r>
      <w:r w:rsidR="00CA160F">
        <w:rPr>
          <w:rFonts w:cstheme="minorHAnsi"/>
          <w:color w:val="000000"/>
          <w:sz w:val="20"/>
          <w:szCs w:val="20"/>
        </w:rPr>
        <w:t>2</w:t>
      </w:r>
      <w:r>
        <w:rPr>
          <w:rFonts w:cstheme="minorHAnsi"/>
          <w:color w:val="000000"/>
          <w:sz w:val="20"/>
          <w:szCs w:val="20"/>
        </w:rPr>
        <w:t xml:space="preserve">)OIH (4.32%), </w:t>
      </w:r>
      <w:r w:rsidR="00CA160F">
        <w:rPr>
          <w:rFonts w:cstheme="minorHAnsi"/>
          <w:color w:val="000000"/>
          <w:sz w:val="20"/>
          <w:szCs w:val="20"/>
        </w:rPr>
        <w:t xml:space="preserve">13) </w:t>
      </w:r>
      <w:r>
        <w:rPr>
          <w:rFonts w:cstheme="minorHAnsi"/>
          <w:color w:val="000000"/>
          <w:sz w:val="20"/>
          <w:szCs w:val="20"/>
        </w:rPr>
        <w:t>ASP (4.32%),</w:t>
      </w:r>
      <w:r w:rsidR="00CA160F">
        <w:rPr>
          <w:rFonts w:cstheme="minorHAnsi"/>
          <w:color w:val="000000"/>
          <w:sz w:val="20"/>
          <w:szCs w:val="20"/>
        </w:rPr>
        <w:t xml:space="preserve"> 14)</w:t>
      </w:r>
      <w:r>
        <w:rPr>
          <w:rFonts w:cstheme="minorHAnsi"/>
          <w:color w:val="000000"/>
          <w:sz w:val="20"/>
          <w:szCs w:val="20"/>
        </w:rPr>
        <w:t xml:space="preserve"> B2B (3.60%), </w:t>
      </w:r>
      <w:r w:rsidR="00CA160F">
        <w:rPr>
          <w:rFonts w:cstheme="minorHAnsi"/>
          <w:color w:val="000000"/>
          <w:sz w:val="20"/>
          <w:szCs w:val="20"/>
        </w:rPr>
        <w:t xml:space="preserve">15) </w:t>
      </w:r>
      <w:r>
        <w:rPr>
          <w:rFonts w:cstheme="minorHAnsi"/>
          <w:color w:val="000000"/>
          <w:sz w:val="20"/>
          <w:szCs w:val="20"/>
        </w:rPr>
        <w:t>CM (</w:t>
      </w:r>
      <w:r w:rsidR="00CA160F">
        <w:rPr>
          <w:rFonts w:cstheme="minorHAnsi"/>
          <w:color w:val="000000"/>
          <w:sz w:val="20"/>
          <w:szCs w:val="20"/>
        </w:rPr>
        <w:t xml:space="preserve">2.88%), 16) IDQ (2.88%), 17) FTAC (2.88%), 18) Buyable (2.88%), 19) GM (2.16%), 20) Fill Rate (2.16%), 21) CP (1.44%), 22) IBO (1.44%), 23) AB (1.44%), and 24) DAC (0.72%).  </w:t>
      </w:r>
      <w:r w:rsidR="001D0D38">
        <w:rPr>
          <w:rFonts w:cstheme="minorHAnsi"/>
          <w:color w:val="000000"/>
          <w:sz w:val="20"/>
          <w:szCs w:val="20"/>
        </w:rPr>
        <w:t>This information is important because it shows which metrics our team should look closer at</w:t>
      </w:r>
      <w:r w:rsidR="00794BE9">
        <w:rPr>
          <w:rFonts w:cstheme="minorHAnsi"/>
          <w:color w:val="000000"/>
          <w:sz w:val="20"/>
          <w:szCs w:val="20"/>
        </w:rPr>
        <w:t xml:space="preserve"> and what are the root causes of these issues</w:t>
      </w:r>
      <w:r w:rsidR="001D0D38">
        <w:rPr>
          <w:rFonts w:cstheme="minorHAnsi"/>
          <w:color w:val="000000"/>
          <w:sz w:val="20"/>
          <w:szCs w:val="20"/>
        </w:rPr>
        <w:t>.</w:t>
      </w:r>
      <w:r w:rsidR="00794BE9">
        <w:rPr>
          <w:rFonts w:cstheme="minorHAnsi"/>
          <w:color w:val="000000"/>
          <w:sz w:val="20"/>
          <w:szCs w:val="20"/>
        </w:rPr>
        <w:t xml:space="preserve">  </w:t>
      </w:r>
      <w:r w:rsidR="001D0D38">
        <w:rPr>
          <w:rFonts w:cstheme="minorHAnsi"/>
          <w:color w:val="000000"/>
          <w:sz w:val="20"/>
          <w:szCs w:val="20"/>
        </w:rPr>
        <w:t xml:space="preserve"> </w:t>
      </w:r>
    </w:p>
    <w:p w14:paraId="79D9E6EC" w14:textId="77777777" w:rsidR="00CA160F" w:rsidRDefault="00CA160F" w:rsidP="00FD2F11">
      <w:pPr>
        <w:pBdr>
          <w:bottom w:val="single" w:sz="12" w:space="1" w:color="auto"/>
        </w:pBdr>
        <w:spacing w:after="0"/>
        <w:rPr>
          <w:rFonts w:cstheme="minorHAnsi"/>
          <w:color w:val="000000"/>
          <w:sz w:val="20"/>
          <w:szCs w:val="20"/>
        </w:rPr>
      </w:pPr>
    </w:p>
    <w:p w14:paraId="377CD8C2" w14:textId="77777777" w:rsidR="00CA160F" w:rsidRPr="007874E6" w:rsidRDefault="00CA160F" w:rsidP="00FD2F11">
      <w:pPr>
        <w:keepNext/>
        <w:pBdr>
          <w:bottom w:val="single" w:sz="12" w:space="1" w:color="auto"/>
        </w:pBdr>
        <w:spacing w:after="0"/>
        <w:rPr>
          <w:i/>
          <w:sz w:val="20"/>
          <w:szCs w:val="20"/>
          <w:u w:val="single"/>
        </w:rPr>
      </w:pPr>
      <w:r w:rsidRPr="007874E6">
        <w:rPr>
          <w:i/>
          <w:sz w:val="20"/>
          <w:szCs w:val="20"/>
          <w:u w:val="single"/>
        </w:rPr>
        <w:t xml:space="preserve">Which </w:t>
      </w:r>
      <w:r w:rsidR="00315622">
        <w:rPr>
          <w:i/>
          <w:sz w:val="20"/>
          <w:szCs w:val="20"/>
          <w:u w:val="single"/>
        </w:rPr>
        <w:t>are the root causes of these issues</w:t>
      </w:r>
      <w:r w:rsidRPr="007874E6">
        <w:rPr>
          <w:i/>
          <w:sz w:val="20"/>
          <w:szCs w:val="20"/>
          <w:u w:val="single"/>
        </w:rPr>
        <w:t>?</w:t>
      </w:r>
    </w:p>
    <w:p w14:paraId="4B94490B" w14:textId="77777777" w:rsidR="001C66E3" w:rsidRDefault="001D0D38" w:rsidP="00FD2F11">
      <w:pPr>
        <w:pBdr>
          <w:bottom w:val="single" w:sz="12" w:space="1" w:color="auto"/>
        </w:pBdr>
        <w:spacing w:after="0"/>
        <w:rPr>
          <w:rFonts w:cstheme="minorHAnsi"/>
          <w:color w:val="000000"/>
          <w:sz w:val="20"/>
          <w:szCs w:val="20"/>
        </w:rPr>
      </w:pPr>
      <w:r>
        <w:rPr>
          <w:rFonts w:cstheme="minorHAnsi"/>
          <w:color w:val="000000"/>
          <w:sz w:val="20"/>
          <w:szCs w:val="20"/>
        </w:rPr>
        <w:t>The root causes of these issues were 1) t</w:t>
      </w:r>
      <w:r w:rsidRPr="001D0D38">
        <w:rPr>
          <w:rFonts w:cstheme="minorHAnsi"/>
          <w:color w:val="000000"/>
          <w:sz w:val="20"/>
          <w:szCs w:val="20"/>
        </w:rPr>
        <w:t>here are data quality issues with the metric (metric value is perceived to be incorrect)</w:t>
      </w:r>
      <w:r>
        <w:rPr>
          <w:rFonts w:cstheme="minorHAnsi"/>
          <w:color w:val="000000"/>
          <w:sz w:val="20"/>
          <w:szCs w:val="20"/>
        </w:rPr>
        <w:t>(38.85%), 2) upstream data source issues (37.41%), 3) t</w:t>
      </w:r>
      <w:r w:rsidRPr="001D0D38">
        <w:rPr>
          <w:rFonts w:cstheme="minorHAnsi"/>
          <w:color w:val="000000"/>
          <w:sz w:val="20"/>
          <w:szCs w:val="20"/>
        </w:rPr>
        <w:t>here are multiple values/definitions/versions for the same metric</w:t>
      </w:r>
      <w:r>
        <w:rPr>
          <w:rFonts w:cstheme="minorHAnsi"/>
          <w:color w:val="000000"/>
          <w:sz w:val="20"/>
          <w:szCs w:val="20"/>
        </w:rPr>
        <w:t xml:space="preserve"> (33.09%), 4) </w:t>
      </w:r>
      <w:r w:rsidRPr="001D0D38">
        <w:rPr>
          <w:rFonts w:cstheme="minorHAnsi"/>
          <w:color w:val="000000"/>
          <w:sz w:val="20"/>
          <w:szCs w:val="20"/>
        </w:rPr>
        <w:t>Lack of education about the metric (definition, source, logic etc.</w:t>
      </w:r>
      <w:r w:rsidR="00353752">
        <w:rPr>
          <w:rFonts w:cstheme="minorHAnsi"/>
          <w:color w:val="000000"/>
          <w:sz w:val="20"/>
          <w:szCs w:val="20"/>
        </w:rPr>
        <w:t>)(21.58%), 5) t</w:t>
      </w:r>
      <w:r w:rsidR="00353752" w:rsidRPr="00353752">
        <w:rPr>
          <w:rFonts w:cstheme="minorHAnsi"/>
          <w:color w:val="000000"/>
          <w:sz w:val="20"/>
          <w:szCs w:val="20"/>
        </w:rPr>
        <w:t>he metric is complex (calculation, methodology, definition) for users</w:t>
      </w:r>
      <w:r w:rsidR="00353752">
        <w:rPr>
          <w:rFonts w:cstheme="minorHAnsi"/>
          <w:color w:val="000000"/>
          <w:sz w:val="20"/>
          <w:szCs w:val="20"/>
        </w:rPr>
        <w:t xml:space="preserve"> (20.86%), 6)</w:t>
      </w:r>
      <w:r w:rsidR="00353752" w:rsidRPr="00353752">
        <w:t xml:space="preserve"> </w:t>
      </w:r>
      <w:r w:rsidR="00353752">
        <w:rPr>
          <w:rFonts w:cstheme="minorHAnsi"/>
          <w:color w:val="000000"/>
          <w:sz w:val="20"/>
          <w:szCs w:val="20"/>
        </w:rPr>
        <w:t>m</w:t>
      </w:r>
      <w:r w:rsidR="00353752" w:rsidRPr="00353752">
        <w:rPr>
          <w:rFonts w:cstheme="minorHAnsi"/>
          <w:color w:val="000000"/>
          <w:sz w:val="20"/>
          <w:szCs w:val="20"/>
        </w:rPr>
        <w:t>etric is very new and users are not familiar with the metric</w:t>
      </w:r>
      <w:r w:rsidR="00353752">
        <w:rPr>
          <w:rFonts w:cstheme="minorHAnsi"/>
          <w:color w:val="000000"/>
          <w:sz w:val="20"/>
          <w:szCs w:val="20"/>
        </w:rPr>
        <w:t xml:space="preserve"> (9.35%), metrics are new or undergo definition changes very often, 7)</w:t>
      </w:r>
      <w:r w:rsidR="00353752" w:rsidRPr="00353752">
        <w:t xml:space="preserve"> </w:t>
      </w:r>
      <w:r w:rsidR="00353752">
        <w:rPr>
          <w:rFonts w:cstheme="minorHAnsi"/>
          <w:color w:val="000000"/>
          <w:sz w:val="20"/>
          <w:szCs w:val="20"/>
        </w:rPr>
        <w:t>m</w:t>
      </w:r>
      <w:r w:rsidR="00353752" w:rsidRPr="00353752">
        <w:rPr>
          <w:rFonts w:cstheme="minorHAnsi"/>
          <w:color w:val="000000"/>
          <w:sz w:val="20"/>
          <w:szCs w:val="20"/>
        </w:rPr>
        <w:t>etrics are new or undergo definition changes very often</w:t>
      </w:r>
      <w:r w:rsidR="00353752">
        <w:rPr>
          <w:rFonts w:cstheme="minorHAnsi"/>
          <w:color w:val="000000"/>
          <w:sz w:val="20"/>
          <w:szCs w:val="20"/>
        </w:rPr>
        <w:t xml:space="preserve"> (7.19%), 8) new to job (2.16%), 9)Metric is delayed (0.72%),  10) metric values are wrong (0.72%), 11) do not know how to use the metric (</w:t>
      </w:r>
      <w:r w:rsidR="001C66E3">
        <w:rPr>
          <w:rFonts w:cstheme="minorHAnsi"/>
          <w:color w:val="000000"/>
          <w:sz w:val="20"/>
          <w:szCs w:val="20"/>
        </w:rPr>
        <w:t>0.72%), and 12) do not understand the reason behind the changes to this metric</w:t>
      </w:r>
      <w:r w:rsidR="00353752">
        <w:rPr>
          <w:rFonts w:cstheme="minorHAnsi"/>
          <w:color w:val="000000"/>
          <w:sz w:val="20"/>
          <w:szCs w:val="20"/>
        </w:rPr>
        <w:t xml:space="preserve">. </w:t>
      </w:r>
      <w:r w:rsidR="002B5BD6">
        <w:rPr>
          <w:rFonts w:cstheme="minorHAnsi"/>
          <w:color w:val="000000"/>
          <w:sz w:val="20"/>
          <w:szCs w:val="20"/>
        </w:rPr>
        <w:t xml:space="preserve"> The identification of these root causes helps us better understand the problem.  The survey results are also saying </w:t>
      </w:r>
      <w:r w:rsidR="00794BE9">
        <w:rPr>
          <w:rFonts w:cstheme="minorHAnsi"/>
          <w:color w:val="000000"/>
          <w:sz w:val="20"/>
          <w:szCs w:val="20"/>
        </w:rPr>
        <w:t>what</w:t>
      </w:r>
      <w:r w:rsidR="002B5BD6">
        <w:rPr>
          <w:rFonts w:cstheme="minorHAnsi"/>
          <w:color w:val="000000"/>
          <w:sz w:val="20"/>
          <w:szCs w:val="20"/>
        </w:rPr>
        <w:t xml:space="preserve"> root cause of metric issues that we need to focus on are data quality, data sourcing, multiple metric understandings, lack of education, and metric complexity.  This will require an additional in more depth root cause analysis (RCA)</w:t>
      </w:r>
      <w:r w:rsidR="001C66E3">
        <w:rPr>
          <w:rFonts w:cstheme="minorHAnsi"/>
          <w:color w:val="000000"/>
          <w:sz w:val="20"/>
          <w:szCs w:val="20"/>
        </w:rPr>
        <w:t xml:space="preserve"> </w:t>
      </w:r>
      <w:r w:rsidR="002B5BD6">
        <w:rPr>
          <w:rFonts w:cstheme="minorHAnsi"/>
          <w:color w:val="000000"/>
          <w:sz w:val="20"/>
          <w:szCs w:val="20"/>
        </w:rPr>
        <w:t xml:space="preserve">to help identify the appropriate solutions to the problem.  </w:t>
      </w:r>
    </w:p>
    <w:p w14:paraId="12C2F82D" w14:textId="77777777" w:rsidR="001E432D" w:rsidRDefault="001E432D" w:rsidP="00FD2F11">
      <w:pPr>
        <w:pBdr>
          <w:bottom w:val="single" w:sz="12" w:space="1" w:color="auto"/>
        </w:pBdr>
        <w:spacing w:after="0"/>
        <w:rPr>
          <w:rFonts w:cstheme="minorHAnsi"/>
          <w:color w:val="000000"/>
          <w:sz w:val="20"/>
          <w:szCs w:val="20"/>
        </w:rPr>
      </w:pPr>
    </w:p>
    <w:p w14:paraId="5CB78D45" w14:textId="77777777" w:rsidR="00E42475" w:rsidRPr="007874E6" w:rsidRDefault="00E42475" w:rsidP="00FD2F11">
      <w:pPr>
        <w:keepNext/>
        <w:pBdr>
          <w:bottom w:val="single" w:sz="12" w:space="1" w:color="auto"/>
        </w:pBdr>
        <w:spacing w:after="0"/>
        <w:rPr>
          <w:i/>
          <w:sz w:val="20"/>
          <w:szCs w:val="20"/>
          <w:u w:val="single"/>
        </w:rPr>
      </w:pPr>
      <w:r>
        <w:rPr>
          <w:i/>
          <w:sz w:val="20"/>
          <w:szCs w:val="20"/>
          <w:u w:val="single"/>
        </w:rPr>
        <w:t>How many metric issues or questions are seen each week</w:t>
      </w:r>
      <w:r w:rsidRPr="007874E6">
        <w:rPr>
          <w:i/>
          <w:sz w:val="20"/>
          <w:szCs w:val="20"/>
          <w:u w:val="single"/>
        </w:rPr>
        <w:t>?</w:t>
      </w:r>
    </w:p>
    <w:p w14:paraId="08B36F61" w14:textId="77777777" w:rsidR="00A974CD" w:rsidRDefault="00A6425E" w:rsidP="00FD2F11">
      <w:pPr>
        <w:pBdr>
          <w:bottom w:val="single" w:sz="12" w:space="1" w:color="auto"/>
        </w:pBdr>
        <w:spacing w:after="0"/>
        <w:rPr>
          <w:ins w:id="464" w:author="swolberg@amazon.com" w:date="2023-03-14T19:18:00Z"/>
          <w:rFonts w:cstheme="minorHAnsi"/>
          <w:color w:val="000000"/>
          <w:sz w:val="20"/>
          <w:szCs w:val="20"/>
        </w:rPr>
      </w:pPr>
      <w:bookmarkStart w:id="465" w:name="_Hlk129713969"/>
      <w:r>
        <w:rPr>
          <w:rFonts w:cstheme="minorHAnsi"/>
          <w:color w:val="000000"/>
          <w:sz w:val="20"/>
          <w:szCs w:val="20"/>
        </w:rPr>
        <w:t>The survey responses</w:t>
      </w:r>
      <w:r w:rsidR="0064779D">
        <w:rPr>
          <w:rFonts w:cstheme="minorHAnsi"/>
          <w:color w:val="000000"/>
          <w:sz w:val="20"/>
          <w:szCs w:val="20"/>
        </w:rPr>
        <w:t xml:space="preserve"> to this question were 0 to 5 issues per week (12.23%), 6 to 10 issues per week (59.71%</w:t>
      </w:r>
      <w:r w:rsidR="00925711">
        <w:rPr>
          <w:rFonts w:cstheme="minorHAnsi"/>
          <w:color w:val="000000"/>
          <w:sz w:val="20"/>
          <w:szCs w:val="20"/>
        </w:rPr>
        <w:t>)</w:t>
      </w:r>
      <w:r w:rsidR="0064779D">
        <w:rPr>
          <w:rFonts w:cstheme="minorHAnsi"/>
          <w:color w:val="000000"/>
          <w:sz w:val="20"/>
          <w:szCs w:val="20"/>
        </w:rPr>
        <w:t>, and 11 to 15 (16.55%).  These responses are letting us know that customers are having multiple problems a week.  The majority of those surveyed are having 6 to 10 metric issues a week.  Although there are not as many SIM tickets as the number issues reported, this does not mean that those surveyed will open a SIM ticket every time they have issues.  Further research should be done to find out what those surveyed are doing if they are not opening up a SIM ticket to solve the metric issue.  Additionally, we should look into what do they do with the metric information that they have? Answering these questions could help identify appropriate solutions to the metric issues that they are experiencing.</w:t>
      </w:r>
    </w:p>
    <w:bookmarkEnd w:id="465"/>
    <w:p w14:paraId="0C0DA26A" w14:textId="77777777" w:rsidR="00A07546" w:rsidRDefault="00A07546" w:rsidP="00FD2F11">
      <w:pPr>
        <w:pBdr>
          <w:bottom w:val="single" w:sz="12" w:space="1" w:color="auto"/>
        </w:pBdr>
        <w:spacing w:after="0"/>
        <w:rPr>
          <w:rFonts w:cstheme="minorHAnsi"/>
          <w:color w:val="000000"/>
          <w:sz w:val="20"/>
          <w:szCs w:val="20"/>
        </w:rPr>
      </w:pPr>
    </w:p>
    <w:p w14:paraId="66C49183" w14:textId="77777777" w:rsidR="0064779D" w:rsidRPr="007874E6" w:rsidRDefault="0064779D" w:rsidP="00FD2F11">
      <w:pPr>
        <w:keepNext/>
        <w:pBdr>
          <w:bottom w:val="single" w:sz="12" w:space="1" w:color="auto"/>
        </w:pBdr>
        <w:spacing w:after="0"/>
        <w:rPr>
          <w:i/>
          <w:sz w:val="20"/>
          <w:szCs w:val="20"/>
          <w:u w:val="single"/>
        </w:rPr>
      </w:pPr>
      <w:r>
        <w:rPr>
          <w:i/>
          <w:sz w:val="20"/>
          <w:szCs w:val="20"/>
          <w:u w:val="single"/>
        </w:rPr>
        <w:t>What is the impact of the issues</w:t>
      </w:r>
      <w:r w:rsidRPr="007874E6">
        <w:rPr>
          <w:i/>
          <w:sz w:val="20"/>
          <w:szCs w:val="20"/>
          <w:u w:val="single"/>
        </w:rPr>
        <w:t>?</w:t>
      </w:r>
    </w:p>
    <w:p w14:paraId="1E0F2E0D" w14:textId="77777777" w:rsidR="00A974CD" w:rsidRDefault="0064779D" w:rsidP="00FD2F11">
      <w:pPr>
        <w:pBdr>
          <w:bottom w:val="single" w:sz="12" w:space="1" w:color="auto"/>
        </w:pBdr>
        <w:spacing w:after="0"/>
        <w:rPr>
          <w:rFonts w:cstheme="minorHAnsi"/>
          <w:color w:val="000000"/>
          <w:sz w:val="20"/>
          <w:szCs w:val="20"/>
        </w:rPr>
      </w:pPr>
      <w:r>
        <w:rPr>
          <w:rFonts w:cstheme="minorHAnsi"/>
          <w:color w:val="000000"/>
          <w:sz w:val="20"/>
          <w:szCs w:val="20"/>
        </w:rPr>
        <w:t xml:space="preserve">The survey responses identify the following as impacts of metric issues: 1) </w:t>
      </w:r>
      <w:r w:rsidR="00BA322A">
        <w:rPr>
          <w:rFonts w:cstheme="minorHAnsi"/>
          <w:color w:val="000000"/>
          <w:sz w:val="20"/>
          <w:szCs w:val="20"/>
        </w:rPr>
        <w:t>i</w:t>
      </w:r>
      <w:r>
        <w:rPr>
          <w:rFonts w:cstheme="minorHAnsi"/>
          <w:color w:val="000000"/>
          <w:sz w:val="20"/>
          <w:szCs w:val="20"/>
        </w:rPr>
        <w:t xml:space="preserve">naccurate </w:t>
      </w:r>
      <w:r w:rsidR="00BA322A">
        <w:rPr>
          <w:rFonts w:cstheme="minorHAnsi"/>
          <w:color w:val="000000"/>
          <w:sz w:val="20"/>
          <w:szCs w:val="20"/>
        </w:rPr>
        <w:t>a</w:t>
      </w:r>
      <w:r>
        <w:rPr>
          <w:rFonts w:cstheme="minorHAnsi"/>
          <w:color w:val="000000"/>
          <w:sz w:val="20"/>
          <w:szCs w:val="20"/>
        </w:rPr>
        <w:t xml:space="preserve">nalysis (53.96%); 2) </w:t>
      </w:r>
      <w:r w:rsidR="00BA322A">
        <w:rPr>
          <w:rFonts w:cstheme="minorHAnsi"/>
          <w:color w:val="000000"/>
          <w:sz w:val="20"/>
          <w:szCs w:val="20"/>
        </w:rPr>
        <w:t>i</w:t>
      </w:r>
      <w:r>
        <w:rPr>
          <w:rFonts w:cstheme="minorHAnsi"/>
          <w:color w:val="000000"/>
          <w:sz w:val="20"/>
          <w:szCs w:val="20"/>
        </w:rPr>
        <w:t xml:space="preserve">naccurate </w:t>
      </w:r>
      <w:r w:rsidR="00BA322A">
        <w:rPr>
          <w:rFonts w:cstheme="minorHAnsi"/>
          <w:color w:val="000000"/>
          <w:sz w:val="20"/>
          <w:szCs w:val="20"/>
        </w:rPr>
        <w:t>r</w:t>
      </w:r>
      <w:r>
        <w:rPr>
          <w:rFonts w:cstheme="minorHAnsi"/>
          <w:color w:val="000000"/>
          <w:sz w:val="20"/>
          <w:szCs w:val="20"/>
        </w:rPr>
        <w:t xml:space="preserve">eporting (58.99%); 3) </w:t>
      </w:r>
      <w:r w:rsidR="00BA322A">
        <w:rPr>
          <w:rFonts w:cstheme="minorHAnsi"/>
          <w:color w:val="000000"/>
          <w:sz w:val="20"/>
          <w:szCs w:val="20"/>
        </w:rPr>
        <w:t>b</w:t>
      </w:r>
      <w:r>
        <w:rPr>
          <w:rFonts w:cstheme="minorHAnsi"/>
          <w:color w:val="000000"/>
          <w:sz w:val="20"/>
          <w:szCs w:val="20"/>
        </w:rPr>
        <w:t xml:space="preserve">ad </w:t>
      </w:r>
      <w:r w:rsidR="00BA322A">
        <w:rPr>
          <w:rFonts w:cstheme="minorHAnsi"/>
          <w:color w:val="000000"/>
          <w:sz w:val="20"/>
          <w:szCs w:val="20"/>
        </w:rPr>
        <w:t>d</w:t>
      </w:r>
      <w:r>
        <w:rPr>
          <w:rFonts w:cstheme="minorHAnsi"/>
          <w:color w:val="000000"/>
          <w:sz w:val="20"/>
          <w:szCs w:val="20"/>
        </w:rPr>
        <w:t>ecision making (15.11%)</w:t>
      </w:r>
      <w:r w:rsidR="00BA322A">
        <w:rPr>
          <w:rFonts w:cstheme="minorHAnsi"/>
          <w:color w:val="000000"/>
          <w:sz w:val="20"/>
          <w:szCs w:val="20"/>
        </w:rPr>
        <w:t xml:space="preserve">; and 4) other (15.11%). Some issues listed under other include delay in performance monitoring, time loss, delayed reporting, application errors, delays in decision making, added barriers to decision making, and the over-abundance of information is being considered for an undue amount of time.  </w:t>
      </w:r>
      <w:r w:rsidR="008670B7">
        <w:rPr>
          <w:rFonts w:cstheme="minorHAnsi"/>
          <w:color w:val="000000"/>
          <w:sz w:val="20"/>
          <w:szCs w:val="20"/>
        </w:rPr>
        <w:t xml:space="preserve">When put together, the survey </w:t>
      </w:r>
      <w:r w:rsidR="00BA322A">
        <w:rPr>
          <w:rFonts w:cstheme="minorHAnsi"/>
          <w:color w:val="000000"/>
          <w:sz w:val="20"/>
          <w:szCs w:val="20"/>
        </w:rPr>
        <w:t xml:space="preserve">information is telling us that inaccurate </w:t>
      </w:r>
      <w:r w:rsidR="008670B7">
        <w:rPr>
          <w:rFonts w:cstheme="minorHAnsi"/>
          <w:color w:val="000000"/>
          <w:sz w:val="20"/>
          <w:szCs w:val="20"/>
        </w:rPr>
        <w:t xml:space="preserve">metrics, leads to inaccurate </w:t>
      </w:r>
      <w:r w:rsidR="00BA322A">
        <w:rPr>
          <w:rFonts w:cstheme="minorHAnsi"/>
          <w:color w:val="000000"/>
          <w:sz w:val="20"/>
          <w:szCs w:val="20"/>
        </w:rPr>
        <w:t xml:space="preserve">analysis </w:t>
      </w:r>
      <w:r w:rsidR="008670B7">
        <w:rPr>
          <w:rFonts w:cstheme="minorHAnsi"/>
          <w:color w:val="000000"/>
          <w:sz w:val="20"/>
          <w:szCs w:val="20"/>
        </w:rPr>
        <w:t xml:space="preserve">and </w:t>
      </w:r>
      <w:r w:rsidR="00BA322A">
        <w:rPr>
          <w:rFonts w:cstheme="minorHAnsi"/>
          <w:color w:val="000000"/>
          <w:sz w:val="20"/>
          <w:szCs w:val="20"/>
        </w:rPr>
        <w:t xml:space="preserve">is producing misleading results causing decision makers to make poor decisions based on bad data.  </w:t>
      </w:r>
      <w:r w:rsidR="008670B7">
        <w:rPr>
          <w:rFonts w:cstheme="minorHAnsi"/>
          <w:color w:val="000000"/>
          <w:sz w:val="20"/>
          <w:szCs w:val="20"/>
        </w:rPr>
        <w:t>If i</w:t>
      </w:r>
      <w:r w:rsidR="00BA322A">
        <w:rPr>
          <w:rFonts w:cstheme="minorHAnsi"/>
          <w:color w:val="000000"/>
          <w:sz w:val="20"/>
          <w:szCs w:val="20"/>
        </w:rPr>
        <w:t>nformation facilitates decision</w:t>
      </w:r>
      <w:r w:rsidR="008670B7">
        <w:rPr>
          <w:rFonts w:cstheme="minorHAnsi"/>
          <w:color w:val="000000"/>
          <w:sz w:val="20"/>
          <w:szCs w:val="20"/>
        </w:rPr>
        <w:t>s</w:t>
      </w:r>
      <w:r w:rsidR="00BA322A">
        <w:rPr>
          <w:rFonts w:cstheme="minorHAnsi"/>
          <w:color w:val="000000"/>
          <w:sz w:val="20"/>
          <w:szCs w:val="20"/>
        </w:rPr>
        <w:t xml:space="preserve"> regarding allocation of resources and thereby assist an organization in pursuit of its objectives</w:t>
      </w:r>
      <w:r w:rsidR="008670B7">
        <w:rPr>
          <w:rFonts w:cstheme="minorHAnsi"/>
          <w:color w:val="000000"/>
          <w:sz w:val="20"/>
          <w:szCs w:val="20"/>
        </w:rPr>
        <w:t>, our team needs to deep dive this issue further and make sure that we are doing our best to provide accurate metric data</w:t>
      </w:r>
      <w:r w:rsidR="00BA322A">
        <w:rPr>
          <w:rFonts w:cstheme="minorHAnsi"/>
          <w:color w:val="000000"/>
          <w:sz w:val="20"/>
          <w:szCs w:val="20"/>
        </w:rPr>
        <w:t>.</w:t>
      </w:r>
    </w:p>
    <w:p w14:paraId="47666BEF" w14:textId="77777777" w:rsidR="00A974CD" w:rsidRPr="00C77A26" w:rsidRDefault="00A974CD" w:rsidP="00FD2F11">
      <w:pPr>
        <w:pBdr>
          <w:bottom w:val="single" w:sz="12" w:space="1" w:color="auto"/>
        </w:pBdr>
        <w:spacing w:after="0"/>
        <w:rPr>
          <w:rFonts w:cstheme="minorHAnsi"/>
          <w:color w:val="000000"/>
          <w:sz w:val="20"/>
          <w:szCs w:val="20"/>
        </w:rPr>
      </w:pPr>
    </w:p>
    <w:p w14:paraId="3F47870B" w14:textId="77777777" w:rsidR="00416F54" w:rsidRPr="00CE2699" w:rsidRDefault="00560443" w:rsidP="00FD2F11">
      <w:pPr>
        <w:pBdr>
          <w:bottom w:val="single" w:sz="12" w:space="1" w:color="auto"/>
        </w:pBdr>
        <w:spacing w:after="0"/>
        <w:rPr>
          <w:b/>
          <w:sz w:val="20"/>
          <w:szCs w:val="20"/>
        </w:rPr>
      </w:pPr>
      <w:r>
        <w:rPr>
          <w:b/>
          <w:sz w:val="20"/>
          <w:szCs w:val="20"/>
        </w:rPr>
        <w:t>4</w:t>
      </w:r>
      <w:r w:rsidR="00416F54" w:rsidRPr="00CE2699">
        <w:rPr>
          <w:b/>
          <w:sz w:val="20"/>
          <w:szCs w:val="20"/>
        </w:rPr>
        <w:t xml:space="preserve">. </w:t>
      </w:r>
      <w:r w:rsidR="009E22BB">
        <w:rPr>
          <w:b/>
          <w:sz w:val="20"/>
          <w:szCs w:val="20"/>
        </w:rPr>
        <w:t>Survey Insights</w:t>
      </w:r>
      <w:r w:rsidR="00416F54" w:rsidRPr="00CE2699">
        <w:rPr>
          <w:b/>
          <w:sz w:val="20"/>
          <w:szCs w:val="20"/>
        </w:rPr>
        <w:t xml:space="preserve"> </w:t>
      </w:r>
    </w:p>
    <w:p w14:paraId="361474F5" w14:textId="77777777" w:rsidR="00D91D02" w:rsidRDefault="001E432D" w:rsidP="00417678">
      <w:pPr>
        <w:spacing w:after="0"/>
        <w:jc w:val="both"/>
        <w:rPr>
          <w:rFonts w:cstheme="minorHAnsi"/>
          <w:color w:val="202124"/>
          <w:sz w:val="20"/>
          <w:szCs w:val="20"/>
          <w:shd w:val="clear" w:color="auto" w:fill="FFFFFF"/>
        </w:rPr>
      </w:pPr>
      <w:r>
        <w:rPr>
          <w:rFonts w:ascii="Calibri" w:hAnsi="Calibri" w:cs="Calibri"/>
          <w:sz w:val="20"/>
          <w:szCs w:val="20"/>
        </w:rPr>
        <w:t xml:space="preserve">The survey was able identify some key insights.  First, </w:t>
      </w:r>
      <w:r>
        <w:rPr>
          <w:rFonts w:cstheme="minorHAnsi"/>
          <w:color w:val="202124"/>
          <w:sz w:val="20"/>
          <w:szCs w:val="20"/>
          <w:shd w:val="clear" w:color="auto" w:fill="FFFFFF"/>
        </w:rPr>
        <w:t>the excellent survey response rate of 12</w:t>
      </w:r>
      <w:r w:rsidRPr="00F61B09">
        <w:rPr>
          <w:rFonts w:cstheme="minorHAnsi"/>
          <w:color w:val="202124"/>
          <w:sz w:val="20"/>
          <w:szCs w:val="20"/>
          <w:shd w:val="clear" w:color="auto" w:fill="FFFFFF"/>
        </w:rPr>
        <w:t xml:space="preserve"> survey response </w:t>
      </w:r>
      <w:r>
        <w:rPr>
          <w:rFonts w:cstheme="minorHAnsi"/>
          <w:color w:val="202124"/>
          <w:sz w:val="20"/>
          <w:szCs w:val="20"/>
          <w:shd w:val="clear" w:color="auto" w:fill="FFFFFF"/>
        </w:rPr>
        <w:t>was</w:t>
      </w:r>
      <w:r w:rsidRPr="00F61B09">
        <w:rPr>
          <w:rFonts w:cstheme="minorHAnsi"/>
          <w:color w:val="202124"/>
          <w:sz w:val="20"/>
          <w:szCs w:val="20"/>
          <w:shd w:val="clear" w:color="auto" w:fill="FFFFFF"/>
        </w:rPr>
        <w:t xml:space="preserve"> likely driven by </w:t>
      </w:r>
      <w:r w:rsidRPr="00F61B09">
        <w:rPr>
          <w:rFonts w:cstheme="minorHAnsi"/>
          <w:b/>
          <w:bCs/>
          <w:color w:val="202124"/>
          <w:sz w:val="20"/>
          <w:szCs w:val="20"/>
          <w:shd w:val="clear" w:color="auto" w:fill="FFFFFF"/>
        </w:rPr>
        <w:t>high levels of motivation to complete the survey, or a strong personal relationship between business and customer</w:t>
      </w:r>
      <w:r>
        <w:rPr>
          <w:rFonts w:cstheme="minorHAnsi"/>
          <w:color w:val="202124"/>
          <w:sz w:val="20"/>
          <w:szCs w:val="20"/>
          <w:shd w:val="clear" w:color="auto" w:fill="FFFFFF"/>
        </w:rPr>
        <w:t xml:space="preserve">.  Because our response rate was excellent the response rate leads to </w:t>
      </w:r>
      <w:r w:rsidRPr="001E432D">
        <w:rPr>
          <w:rFonts w:cstheme="minorHAnsi"/>
          <w:b/>
          <w:color w:val="202124"/>
          <w:sz w:val="20"/>
          <w:szCs w:val="20"/>
          <w:shd w:val="clear" w:color="auto" w:fill="FFFFFF"/>
        </w:rPr>
        <w:t>h</w:t>
      </w:r>
      <w:r w:rsidRPr="00501AAB">
        <w:rPr>
          <w:rFonts w:cstheme="minorHAnsi"/>
          <w:b/>
          <w:bCs/>
          <w:color w:val="202124"/>
          <w:sz w:val="20"/>
          <w:szCs w:val="20"/>
          <w:shd w:val="clear" w:color="auto" w:fill="FFFFFF"/>
        </w:rPr>
        <w:t>igher data quality and accuracy</w:t>
      </w:r>
      <w:r>
        <w:rPr>
          <w:rFonts w:cstheme="minorHAnsi"/>
          <w:b/>
          <w:bCs/>
          <w:color w:val="202124"/>
          <w:sz w:val="20"/>
          <w:szCs w:val="20"/>
          <w:shd w:val="clear" w:color="auto" w:fill="FFFFFF"/>
        </w:rPr>
        <w:t xml:space="preserve"> </w:t>
      </w:r>
      <w:r>
        <w:rPr>
          <w:rFonts w:cstheme="minorHAnsi"/>
          <w:bCs/>
          <w:color w:val="202124"/>
          <w:sz w:val="20"/>
          <w:szCs w:val="20"/>
          <w:shd w:val="clear" w:color="auto" w:fill="FFFFFF"/>
        </w:rPr>
        <w:t>and a</w:t>
      </w:r>
      <w:r w:rsidRPr="00501AAB">
        <w:rPr>
          <w:rFonts w:cstheme="minorHAnsi"/>
          <w:color w:val="202124"/>
          <w:sz w:val="20"/>
          <w:szCs w:val="20"/>
          <w:shd w:val="clear" w:color="auto" w:fill="FFFFFF"/>
        </w:rPr>
        <w:t xml:space="preserve"> greater the chance respondents answer</w:t>
      </w:r>
      <w:r w:rsidR="00D91D02">
        <w:rPr>
          <w:rFonts w:cstheme="minorHAnsi"/>
          <w:color w:val="202124"/>
          <w:sz w:val="20"/>
          <w:szCs w:val="20"/>
          <w:shd w:val="clear" w:color="auto" w:fill="FFFFFF"/>
        </w:rPr>
        <w:t>ed</w:t>
      </w:r>
      <w:r w:rsidRPr="00501AAB">
        <w:rPr>
          <w:rFonts w:cstheme="minorHAnsi"/>
          <w:color w:val="202124"/>
          <w:sz w:val="20"/>
          <w:szCs w:val="20"/>
          <w:shd w:val="clear" w:color="auto" w:fill="FFFFFF"/>
        </w:rPr>
        <w:t xml:space="preserve"> truthfully.</w:t>
      </w:r>
      <w:r w:rsidR="00D91D02">
        <w:rPr>
          <w:rFonts w:cstheme="minorHAnsi"/>
          <w:color w:val="202124"/>
          <w:sz w:val="20"/>
          <w:szCs w:val="20"/>
          <w:shd w:val="clear" w:color="auto" w:fill="FFFFFF"/>
        </w:rPr>
        <w:t xml:space="preserve"> Therefore, we can say that our survey questions were good, people wanted to take our survey, and our data accuracy and quality is high.</w:t>
      </w:r>
    </w:p>
    <w:p w14:paraId="49D7AB2D" w14:textId="437A3F1B" w:rsidR="00794BE9" w:rsidRDefault="00D91D02" w:rsidP="00FD2F11">
      <w:pPr>
        <w:keepNext/>
        <w:pBdr>
          <w:bottom w:val="single" w:sz="12" w:space="1" w:color="auto"/>
        </w:pBdr>
        <w:spacing w:after="0"/>
        <w:rPr>
          <w:rFonts w:cstheme="minorHAnsi"/>
          <w:color w:val="000000"/>
          <w:sz w:val="20"/>
          <w:szCs w:val="20"/>
        </w:rPr>
      </w:pPr>
      <w:r>
        <w:rPr>
          <w:rFonts w:cstheme="minorHAnsi"/>
          <w:color w:val="202124"/>
          <w:sz w:val="20"/>
          <w:szCs w:val="20"/>
          <w:shd w:val="clear" w:color="auto" w:fill="FFFFFF"/>
        </w:rPr>
        <w:br/>
        <w:t>From the survey, we are also able to develop a</w:t>
      </w:r>
      <w:r>
        <w:rPr>
          <w:rFonts w:cstheme="minorHAnsi"/>
          <w:color w:val="000000"/>
          <w:sz w:val="20"/>
          <w:szCs w:val="20"/>
        </w:rPr>
        <w:t xml:space="preserve"> list of the top 21 most interacted metrics</w:t>
      </w:r>
      <w:r w:rsidR="009E22BB">
        <w:rPr>
          <w:rFonts w:cstheme="minorHAnsi"/>
          <w:color w:val="000000"/>
          <w:sz w:val="20"/>
          <w:szCs w:val="20"/>
        </w:rPr>
        <w:t xml:space="preserve"> and a list of the top 24 metrics those </w:t>
      </w:r>
      <w:r w:rsidR="009E22BB">
        <w:rPr>
          <w:rFonts w:cstheme="minorHAnsi"/>
          <w:color w:val="000000"/>
          <w:sz w:val="20"/>
          <w:szCs w:val="20"/>
        </w:rPr>
        <w:lastRenderedPageBreak/>
        <w:t>surveyed had the most issues with</w:t>
      </w:r>
      <w:r>
        <w:rPr>
          <w:rFonts w:cstheme="minorHAnsi"/>
          <w:color w:val="000000"/>
          <w:sz w:val="20"/>
          <w:szCs w:val="20"/>
        </w:rPr>
        <w:t xml:space="preserve">.  </w:t>
      </w:r>
      <w:r w:rsidR="009E22BB">
        <w:rPr>
          <w:rFonts w:cstheme="minorHAnsi"/>
          <w:color w:val="000000"/>
          <w:sz w:val="20"/>
          <w:szCs w:val="20"/>
        </w:rPr>
        <w:t xml:space="preserve">The top reasons for those metric interactions those surveyed reported were analysis, reporting, performance monitoring, decision making, auditing.  </w:t>
      </w:r>
      <w:r>
        <w:rPr>
          <w:rFonts w:cstheme="minorHAnsi"/>
          <w:color w:val="000000"/>
          <w:sz w:val="20"/>
          <w:szCs w:val="20"/>
        </w:rPr>
        <w:t>This information will tell help us identify focus in on the important metrics, and</w:t>
      </w:r>
      <w:ins w:id="466" w:author="swolberg@amazon.com" w:date="2023-03-14T23:34:00Z">
        <w:r w:rsidR="00EE5DD8">
          <w:rPr>
            <w:rFonts w:cstheme="minorHAnsi"/>
            <w:color w:val="000000"/>
            <w:sz w:val="20"/>
            <w:szCs w:val="20"/>
          </w:rPr>
          <w:t xml:space="preserve"> </w:t>
        </w:r>
      </w:ins>
      <w:del w:id="467" w:author="swolberg@amazon.com" w:date="2023-03-14T23:34:00Z">
        <w:r w:rsidDel="00EE5DD8">
          <w:rPr>
            <w:rFonts w:cstheme="minorHAnsi"/>
            <w:color w:val="000000"/>
            <w:sz w:val="20"/>
            <w:szCs w:val="20"/>
          </w:rPr>
          <w:delText xml:space="preserve"> </w:delText>
        </w:r>
      </w:del>
      <w:r>
        <w:rPr>
          <w:rFonts w:cstheme="minorHAnsi"/>
          <w:color w:val="000000"/>
          <w:sz w:val="20"/>
          <w:szCs w:val="20"/>
        </w:rPr>
        <w:t>help us examine the metrics customers are having the most issues with the metrics that they use most often.  If metrics used most often are also having issues, this can help us focus or prioritize issues</w:t>
      </w:r>
      <w:r w:rsidR="00794BE9">
        <w:rPr>
          <w:rFonts w:cstheme="minorHAnsi"/>
          <w:color w:val="000000"/>
          <w:sz w:val="20"/>
          <w:szCs w:val="20"/>
        </w:rPr>
        <w:t xml:space="preserve"> and develop appropriate solutions.  </w:t>
      </w:r>
    </w:p>
    <w:p w14:paraId="71CEC4D2" w14:textId="77777777" w:rsidR="009E22BB" w:rsidRDefault="009E22BB" w:rsidP="00FD2F11">
      <w:pPr>
        <w:keepNext/>
        <w:pBdr>
          <w:bottom w:val="single" w:sz="12" w:space="1" w:color="auto"/>
        </w:pBdr>
        <w:spacing w:after="0"/>
        <w:rPr>
          <w:rFonts w:ascii="Calibri" w:hAnsi="Calibri" w:cs="Calibri"/>
          <w:sz w:val="20"/>
          <w:szCs w:val="20"/>
        </w:rPr>
      </w:pPr>
    </w:p>
    <w:p w14:paraId="2461A693" w14:textId="77777777" w:rsidR="00794BE9" w:rsidRPr="009E22BB" w:rsidRDefault="009E22BB" w:rsidP="00FD2F11">
      <w:pPr>
        <w:keepNext/>
        <w:pBdr>
          <w:bottom w:val="single" w:sz="12" w:space="1" w:color="auto"/>
        </w:pBdr>
        <w:spacing w:after="0"/>
        <w:rPr>
          <w:rFonts w:ascii="Calibri" w:hAnsi="Calibri" w:cs="Calibri"/>
          <w:b/>
          <w:sz w:val="20"/>
          <w:szCs w:val="20"/>
        </w:rPr>
      </w:pPr>
      <w:r w:rsidRPr="009E22BB">
        <w:rPr>
          <w:rFonts w:ascii="Calibri" w:hAnsi="Calibri" w:cs="Calibri"/>
          <w:b/>
          <w:sz w:val="20"/>
          <w:szCs w:val="20"/>
        </w:rPr>
        <w:t xml:space="preserve">5. </w:t>
      </w:r>
      <w:r>
        <w:rPr>
          <w:rFonts w:ascii="Calibri" w:hAnsi="Calibri" w:cs="Calibri"/>
          <w:b/>
          <w:sz w:val="20"/>
          <w:szCs w:val="20"/>
        </w:rPr>
        <w:t>Next Steps</w:t>
      </w:r>
    </w:p>
    <w:p w14:paraId="514019A9" w14:textId="77777777" w:rsidR="0044673E" w:rsidRPr="0044673E" w:rsidRDefault="000A64E9" w:rsidP="0044673E">
      <w:pPr>
        <w:spacing w:after="0"/>
        <w:jc w:val="both"/>
        <w:rPr>
          <w:rFonts w:eastAsia="Times New Roman" w:cstheme="minorHAnsi"/>
          <w:sz w:val="20"/>
          <w:szCs w:val="20"/>
        </w:rPr>
      </w:pPr>
      <w:r>
        <w:rPr>
          <w:rFonts w:ascii="Calibri" w:hAnsi="Calibri" w:cs="Calibri"/>
          <w:sz w:val="20"/>
          <w:szCs w:val="20"/>
        </w:rPr>
        <w:t xml:space="preserve">We have access to 30K+ Amazonians and 65K+ </w:t>
      </w:r>
      <w:r w:rsidR="00784B91">
        <w:rPr>
          <w:rFonts w:ascii="Calibri" w:hAnsi="Calibri" w:cs="Calibri"/>
          <w:sz w:val="20"/>
          <w:szCs w:val="20"/>
        </w:rPr>
        <w:t>S</w:t>
      </w:r>
      <w:r>
        <w:rPr>
          <w:rFonts w:ascii="Calibri" w:hAnsi="Calibri" w:cs="Calibri"/>
          <w:sz w:val="20"/>
          <w:szCs w:val="20"/>
        </w:rPr>
        <w:t xml:space="preserve">elling </w:t>
      </w:r>
      <w:r w:rsidR="00784B91">
        <w:rPr>
          <w:rFonts w:ascii="Calibri" w:hAnsi="Calibri" w:cs="Calibri"/>
          <w:sz w:val="20"/>
          <w:szCs w:val="20"/>
        </w:rPr>
        <w:t>P</w:t>
      </w:r>
      <w:r>
        <w:rPr>
          <w:rFonts w:ascii="Calibri" w:hAnsi="Calibri" w:cs="Calibri"/>
          <w:sz w:val="20"/>
          <w:szCs w:val="20"/>
        </w:rPr>
        <w:t xml:space="preserve">artners that use our metrics and tools to drive decisions. </w:t>
      </w:r>
      <w:r w:rsidR="00223FF4">
        <w:rPr>
          <w:rFonts w:ascii="Calibri" w:hAnsi="Calibri" w:cs="Calibri"/>
          <w:sz w:val="20"/>
          <w:szCs w:val="20"/>
        </w:rPr>
        <w:t xml:space="preserve">This access enables us to have insights into their individual decision-making framework, the problems they face, and the </w:t>
      </w:r>
      <w:r w:rsidR="00DF13DB">
        <w:rPr>
          <w:rFonts w:ascii="Calibri" w:hAnsi="Calibri" w:cs="Calibri"/>
          <w:sz w:val="20"/>
          <w:szCs w:val="20"/>
        </w:rPr>
        <w:t>actions they take. However, in order to tap into these insights</w:t>
      </w:r>
      <w:r w:rsidR="004A3EDF">
        <w:rPr>
          <w:rFonts w:ascii="Calibri" w:hAnsi="Calibri" w:cs="Calibri"/>
          <w:sz w:val="20"/>
          <w:szCs w:val="20"/>
        </w:rPr>
        <w:t>,</w:t>
      </w:r>
      <w:r w:rsidR="00DF13DB">
        <w:rPr>
          <w:rFonts w:ascii="Calibri" w:hAnsi="Calibri" w:cs="Calibri"/>
          <w:sz w:val="20"/>
          <w:szCs w:val="20"/>
        </w:rPr>
        <w:t xml:space="preserve"> we need direct interactions with users. </w:t>
      </w:r>
      <w:r w:rsidR="00DF13DB">
        <w:rPr>
          <w:rFonts w:eastAsia="Times New Roman" w:cstheme="minorHAnsi"/>
          <w:sz w:val="20"/>
          <w:szCs w:val="20"/>
        </w:rPr>
        <w:t>By</w:t>
      </w:r>
      <w:r w:rsidR="00DF13DB" w:rsidRPr="00CE2699">
        <w:rPr>
          <w:rFonts w:eastAsia="Times New Roman" w:cstheme="minorHAnsi"/>
          <w:sz w:val="20"/>
          <w:szCs w:val="20"/>
        </w:rPr>
        <w:t xml:space="preserve"> interact</w:t>
      </w:r>
      <w:r w:rsidR="00DF13DB">
        <w:rPr>
          <w:rFonts w:eastAsia="Times New Roman" w:cstheme="minorHAnsi"/>
          <w:sz w:val="20"/>
          <w:szCs w:val="20"/>
        </w:rPr>
        <w:t>ing</w:t>
      </w:r>
      <w:r w:rsidR="00DF13DB" w:rsidRPr="00CE2699">
        <w:rPr>
          <w:rFonts w:eastAsia="Times New Roman" w:cstheme="minorHAnsi"/>
          <w:sz w:val="20"/>
          <w:szCs w:val="20"/>
        </w:rPr>
        <w:t xml:space="preserve"> with users when they have problems with metrics</w:t>
      </w:r>
      <w:r w:rsidR="00DF13DB">
        <w:rPr>
          <w:rFonts w:eastAsia="Times New Roman" w:cstheme="minorHAnsi"/>
          <w:sz w:val="20"/>
          <w:szCs w:val="20"/>
        </w:rPr>
        <w:t xml:space="preserve"> and </w:t>
      </w:r>
      <w:r w:rsidR="00DF13DB" w:rsidRPr="00CE2699">
        <w:rPr>
          <w:rFonts w:eastAsia="Times New Roman" w:cstheme="minorHAnsi"/>
          <w:sz w:val="20"/>
          <w:szCs w:val="20"/>
        </w:rPr>
        <w:t>tools</w:t>
      </w:r>
      <w:r w:rsidR="00DF13DB">
        <w:rPr>
          <w:rFonts w:eastAsia="Times New Roman" w:cstheme="minorHAnsi"/>
          <w:sz w:val="20"/>
          <w:szCs w:val="20"/>
        </w:rPr>
        <w:t>, we will be</w:t>
      </w:r>
      <w:r w:rsidR="00DF13DB" w:rsidRPr="00CE2699">
        <w:rPr>
          <w:rFonts w:eastAsia="Times New Roman" w:cstheme="minorHAnsi"/>
          <w:sz w:val="20"/>
          <w:szCs w:val="20"/>
        </w:rPr>
        <w:t xml:space="preserve"> able to spot trends that drive decisions, get a clear idea of what to focus on in the current situation</w:t>
      </w:r>
      <w:r w:rsidR="00DF13DB">
        <w:rPr>
          <w:rFonts w:eastAsia="Times New Roman" w:cstheme="minorHAnsi"/>
          <w:sz w:val="20"/>
          <w:szCs w:val="20"/>
        </w:rPr>
        <w:t xml:space="preserve">. </w:t>
      </w:r>
      <w:r w:rsidR="00761767">
        <w:rPr>
          <w:rFonts w:eastAsia="Times New Roman" w:cstheme="minorHAnsi"/>
          <w:sz w:val="20"/>
          <w:szCs w:val="20"/>
        </w:rPr>
        <w:t xml:space="preserve">We propose that our </w:t>
      </w:r>
      <w:r w:rsidR="001F74F6">
        <w:rPr>
          <w:rFonts w:eastAsia="Times New Roman" w:cstheme="minorHAnsi"/>
          <w:sz w:val="20"/>
          <w:szCs w:val="20"/>
        </w:rPr>
        <w:t xml:space="preserve">customer insights team </w:t>
      </w:r>
      <w:r w:rsidR="00761767">
        <w:rPr>
          <w:rFonts w:eastAsia="Times New Roman" w:cstheme="minorHAnsi"/>
          <w:sz w:val="20"/>
          <w:szCs w:val="20"/>
        </w:rPr>
        <w:t>prototype session uses this survey information to</w:t>
      </w:r>
      <w:r w:rsidR="001F74F6">
        <w:rPr>
          <w:rFonts w:eastAsia="Times New Roman" w:cstheme="minorHAnsi"/>
          <w:sz w:val="20"/>
          <w:szCs w:val="20"/>
        </w:rPr>
        <w:t xml:space="preserve">: </w:t>
      </w:r>
      <w:r w:rsidR="004B487B">
        <w:rPr>
          <w:rFonts w:eastAsia="Times New Roman" w:cstheme="minorHAnsi"/>
          <w:sz w:val="20"/>
          <w:szCs w:val="20"/>
        </w:rPr>
        <w:t>1</w:t>
      </w:r>
      <w:r w:rsidR="001F74F6">
        <w:rPr>
          <w:rFonts w:eastAsia="Times New Roman" w:cstheme="minorHAnsi"/>
          <w:sz w:val="20"/>
          <w:szCs w:val="20"/>
        </w:rPr>
        <w:t>) develop a deep understanding of our customers</w:t>
      </w:r>
      <w:r w:rsidR="00761767">
        <w:rPr>
          <w:rFonts w:eastAsia="Times New Roman" w:cstheme="minorHAnsi"/>
          <w:sz w:val="20"/>
          <w:szCs w:val="20"/>
        </w:rPr>
        <w:t xml:space="preserve"> by comparing this survey data with both metric usage data and SIM data</w:t>
      </w:r>
      <w:r w:rsidR="001F74F6">
        <w:rPr>
          <w:rFonts w:eastAsia="Times New Roman" w:cstheme="minorHAnsi"/>
          <w:sz w:val="20"/>
          <w:szCs w:val="20"/>
        </w:rPr>
        <w:t xml:space="preserve">, </w:t>
      </w:r>
      <w:r w:rsidR="004B487B">
        <w:rPr>
          <w:rFonts w:eastAsia="Times New Roman" w:cstheme="minorHAnsi"/>
          <w:sz w:val="20"/>
          <w:szCs w:val="20"/>
        </w:rPr>
        <w:t>2</w:t>
      </w:r>
      <w:r w:rsidR="001F74F6">
        <w:rPr>
          <w:rFonts w:eastAsia="Times New Roman" w:cstheme="minorHAnsi"/>
          <w:sz w:val="20"/>
          <w:szCs w:val="20"/>
        </w:rPr>
        <w:t xml:space="preserve">) </w:t>
      </w:r>
      <w:r w:rsidR="00761767">
        <w:rPr>
          <w:rFonts w:eastAsia="Times New Roman" w:cstheme="minorHAnsi"/>
          <w:sz w:val="20"/>
          <w:szCs w:val="20"/>
        </w:rPr>
        <w:t>use the insights gathered from #1 to develop a list of 15-20 metrics to monitor during 16 week prototype period, 3) develop a prototype plan (e.g. how will we monitor these metrics, what KPIs will we measure, what identifiable triggers causes metric inaccuracy), 4)</w:t>
      </w:r>
      <w:r w:rsidR="001F74F6">
        <w:rPr>
          <w:rFonts w:eastAsia="Times New Roman" w:cstheme="minorHAnsi"/>
          <w:sz w:val="20"/>
          <w:szCs w:val="20"/>
        </w:rPr>
        <w:t>convert customer anecdotes into insights that can be used to drive improved decisions</w:t>
      </w:r>
      <w:r w:rsidR="004B487B">
        <w:rPr>
          <w:rFonts w:eastAsia="Times New Roman" w:cstheme="minorHAnsi"/>
          <w:sz w:val="20"/>
          <w:szCs w:val="20"/>
        </w:rPr>
        <w:t xml:space="preserve">, </w:t>
      </w:r>
      <w:r w:rsidR="00761767">
        <w:rPr>
          <w:rFonts w:eastAsia="Times New Roman" w:cstheme="minorHAnsi"/>
          <w:sz w:val="20"/>
          <w:szCs w:val="20"/>
        </w:rPr>
        <w:t>5</w:t>
      </w:r>
      <w:r w:rsidR="004B487B">
        <w:rPr>
          <w:rFonts w:eastAsia="Times New Roman" w:cstheme="minorHAnsi"/>
          <w:sz w:val="20"/>
          <w:szCs w:val="20"/>
        </w:rPr>
        <w:t>) help individual customers answer questions and resolve issues</w:t>
      </w:r>
      <w:r w:rsidR="0044673E">
        <w:rPr>
          <w:rFonts w:eastAsia="Times New Roman" w:cstheme="minorHAnsi"/>
          <w:sz w:val="20"/>
          <w:szCs w:val="20"/>
        </w:rPr>
        <w:t>, 6)</w:t>
      </w:r>
      <w:r w:rsidR="0044673E">
        <w:rPr>
          <w:rFonts w:ascii="Calibri" w:hAnsi="Calibri" w:cs="Calibri"/>
          <w:sz w:val="20"/>
          <w:szCs w:val="20"/>
        </w:rPr>
        <w:t xml:space="preserve"> </w:t>
      </w:r>
      <w:r w:rsidR="0044673E" w:rsidRPr="00F13B42">
        <w:rPr>
          <w:rFonts w:eastAsia="Times New Roman" w:cstheme="minorHAnsi"/>
          <w:sz w:val="20"/>
          <w:szCs w:val="20"/>
        </w:rPr>
        <w:t xml:space="preserve">identifying unique customer behaviors that improve decision making, </w:t>
      </w:r>
      <w:r w:rsidR="0044673E">
        <w:rPr>
          <w:rFonts w:eastAsia="Times New Roman" w:cstheme="minorHAnsi"/>
          <w:sz w:val="20"/>
          <w:szCs w:val="20"/>
        </w:rPr>
        <w:t>7</w:t>
      </w:r>
      <w:r w:rsidR="0044673E" w:rsidRPr="00F13B42">
        <w:rPr>
          <w:rFonts w:eastAsia="Times New Roman" w:cstheme="minorHAnsi"/>
          <w:sz w:val="20"/>
          <w:szCs w:val="20"/>
        </w:rPr>
        <w:t>) understanding when and how to guide customers in their decision-making process</w:t>
      </w:r>
      <w:r w:rsidR="0044673E">
        <w:rPr>
          <w:rFonts w:eastAsia="Times New Roman" w:cstheme="minorHAnsi"/>
          <w:sz w:val="20"/>
          <w:szCs w:val="20"/>
        </w:rPr>
        <w:t>, and 8)</w:t>
      </w:r>
      <w:r w:rsidR="0089351F">
        <w:rPr>
          <w:rFonts w:eastAsia="Times New Roman" w:cstheme="minorHAnsi"/>
          <w:sz w:val="20"/>
          <w:szCs w:val="20"/>
        </w:rPr>
        <w:t xml:space="preserve"> </w:t>
      </w:r>
      <w:r w:rsidR="0044673E" w:rsidRPr="0044673E">
        <w:rPr>
          <w:rFonts w:ascii="Calibri" w:hAnsi="Calibri" w:cs="Calibri"/>
          <w:sz w:val="20"/>
          <w:szCs w:val="20"/>
        </w:rPr>
        <w:t>create and maintain a richly descriptive, unified view of customers, issues, and, potential insights — a view made up of all data types and sourced from all data repositories, irrespective of departmental siloes. This data can be used by tools across Amazon to drive improved efficacy for Amazonians.</w:t>
      </w:r>
    </w:p>
    <w:p w14:paraId="23255471" w14:textId="77777777" w:rsidR="00223FF4" w:rsidRDefault="00DF13DB" w:rsidP="00F118EC">
      <w:pPr>
        <w:jc w:val="both"/>
        <w:rPr>
          <w:rFonts w:ascii="Calibri" w:hAnsi="Calibri" w:cs="Calibri"/>
          <w:sz w:val="20"/>
          <w:szCs w:val="20"/>
        </w:rPr>
      </w:pPr>
      <w:r>
        <w:rPr>
          <w:noProof/>
          <w:sz w:val="20"/>
          <w:szCs w:val="20"/>
        </w:rPr>
        <w:t xml:space="preserve">                                                                </w:t>
      </w:r>
    </w:p>
    <w:p w14:paraId="6A254A0A" w14:textId="77777777" w:rsidR="005D14F4" w:rsidRPr="000027BC" w:rsidRDefault="005D14F4" w:rsidP="000027BC">
      <w:pPr>
        <w:spacing w:after="0"/>
        <w:jc w:val="both"/>
        <w:rPr>
          <w:i/>
          <w:sz w:val="20"/>
          <w:szCs w:val="20"/>
          <w:u w:val="single"/>
        </w:rPr>
      </w:pPr>
      <w:r w:rsidRPr="000027BC">
        <w:rPr>
          <w:i/>
          <w:sz w:val="20"/>
          <w:szCs w:val="20"/>
          <w:u w:val="single"/>
        </w:rPr>
        <w:t>What does this mean for our customers?</w:t>
      </w:r>
    </w:p>
    <w:p w14:paraId="33965D6A" w14:textId="77777777" w:rsidR="004A3E25" w:rsidRDefault="00B71610" w:rsidP="000027BC">
      <w:pPr>
        <w:spacing w:after="0"/>
        <w:jc w:val="both"/>
        <w:rPr>
          <w:sz w:val="20"/>
          <w:szCs w:val="20"/>
        </w:rPr>
      </w:pPr>
      <w:r>
        <w:rPr>
          <w:sz w:val="20"/>
          <w:szCs w:val="20"/>
        </w:rPr>
        <w:t>Through customer interactions, we will be able to identify developing decision</w:t>
      </w:r>
      <w:r w:rsidR="004A3E25">
        <w:rPr>
          <w:sz w:val="20"/>
          <w:szCs w:val="20"/>
        </w:rPr>
        <w:t>-</w:t>
      </w:r>
      <w:r>
        <w:rPr>
          <w:sz w:val="20"/>
          <w:szCs w:val="20"/>
        </w:rPr>
        <w:t>making patterns (use of X metric to solve Y problem) faster and surface this to relevant customers who are currently unaware of this. Thus</w:t>
      </w:r>
      <w:r w:rsidR="004A3E25">
        <w:rPr>
          <w:sz w:val="20"/>
          <w:szCs w:val="20"/>
        </w:rPr>
        <w:t>,</w:t>
      </w:r>
      <w:r>
        <w:rPr>
          <w:sz w:val="20"/>
          <w:szCs w:val="20"/>
        </w:rPr>
        <w:t xml:space="preserve"> we will </w:t>
      </w:r>
      <w:r w:rsidR="004A3E25">
        <w:rPr>
          <w:sz w:val="20"/>
          <w:szCs w:val="20"/>
        </w:rPr>
        <w:t>accelerate</w:t>
      </w:r>
      <w:r w:rsidR="005D14F4">
        <w:rPr>
          <w:sz w:val="20"/>
          <w:szCs w:val="20"/>
        </w:rPr>
        <w:t xml:space="preserve"> </w:t>
      </w:r>
      <w:r w:rsidR="004A3E25">
        <w:rPr>
          <w:sz w:val="20"/>
          <w:szCs w:val="20"/>
        </w:rPr>
        <w:t>decision making for our customers. Additionally, our customers will now have access to information from Amazon “experts” without having to search and scour through multiple sources (like Sage, Merlin), improving their efficacy.</w:t>
      </w:r>
    </w:p>
    <w:p w14:paraId="2A8A880C" w14:textId="77777777" w:rsidR="000027BC" w:rsidRDefault="000027BC" w:rsidP="000027BC">
      <w:pPr>
        <w:spacing w:after="0"/>
        <w:jc w:val="both"/>
        <w:rPr>
          <w:sz w:val="20"/>
          <w:szCs w:val="20"/>
        </w:rPr>
      </w:pPr>
    </w:p>
    <w:p w14:paraId="1F91F45A" w14:textId="77777777" w:rsidR="00386904" w:rsidRPr="000027BC" w:rsidRDefault="005D14F4" w:rsidP="000027BC">
      <w:pPr>
        <w:spacing w:after="0"/>
        <w:jc w:val="both"/>
        <w:rPr>
          <w:i/>
          <w:sz w:val="20"/>
          <w:szCs w:val="20"/>
          <w:u w:val="single"/>
        </w:rPr>
      </w:pPr>
      <w:r w:rsidRPr="000027BC">
        <w:rPr>
          <w:i/>
          <w:sz w:val="20"/>
          <w:szCs w:val="20"/>
          <w:u w:val="single"/>
        </w:rPr>
        <w:t>How is this strategy different from what we do today? Why do we need a different strategy?</w:t>
      </w:r>
    </w:p>
    <w:p w14:paraId="3D57D8D1" w14:textId="77777777" w:rsidR="005D14F4" w:rsidRDefault="004A3E25" w:rsidP="000027BC">
      <w:pPr>
        <w:spacing w:after="0"/>
        <w:jc w:val="both"/>
        <w:rPr>
          <w:sz w:val="20"/>
          <w:szCs w:val="20"/>
        </w:rPr>
      </w:pPr>
      <w:r>
        <w:rPr>
          <w:sz w:val="20"/>
          <w:szCs w:val="20"/>
        </w:rPr>
        <w:t xml:space="preserve">Our current strategy, revolves around resolving customer issues and the success of our Customer Support is measured based on speed of issue resolution. Our new strategy differs in its inputs as well as outputs (or outcomes). The outcomes for our new strategy </w:t>
      </w:r>
      <w:proofErr w:type="gramStart"/>
      <w:r>
        <w:rPr>
          <w:sz w:val="20"/>
          <w:szCs w:val="20"/>
        </w:rPr>
        <w:t>is</w:t>
      </w:r>
      <w:proofErr w:type="gramEnd"/>
      <w:r>
        <w:rPr>
          <w:sz w:val="20"/>
          <w:szCs w:val="20"/>
        </w:rPr>
        <w:t xml:space="preserve"> improved insight generation (faster and better) leading to better decision making. In terms of inputs, we currently only see customer SIMs </w:t>
      </w:r>
      <w:r w:rsidR="00100EFD">
        <w:rPr>
          <w:sz w:val="20"/>
          <w:szCs w:val="20"/>
        </w:rPr>
        <w:t xml:space="preserve">for Chronicle </w:t>
      </w:r>
      <w:r>
        <w:rPr>
          <w:sz w:val="20"/>
          <w:szCs w:val="20"/>
        </w:rPr>
        <w:t xml:space="preserve">to identify customer issues, </w:t>
      </w:r>
      <w:r w:rsidR="00100EFD">
        <w:rPr>
          <w:sz w:val="20"/>
          <w:szCs w:val="20"/>
        </w:rPr>
        <w:t>whereas with our new strategy, we will use a variety of sources such as SIMs across SPIF, different customer channels (such as slack, email), central sources (Merlin, Sage) to identify customer issues and behavior. Also, currently we do not catalog findings from customer issues and focus on resolving issues as opposed to identifying customer behavior patterns and cataloging them in a central location for easy consumption.</w:t>
      </w:r>
    </w:p>
    <w:p w14:paraId="6E25A5A3" w14:textId="77777777" w:rsidR="000027BC" w:rsidRDefault="000027BC" w:rsidP="000027BC">
      <w:pPr>
        <w:spacing w:after="0"/>
        <w:jc w:val="both"/>
        <w:rPr>
          <w:sz w:val="20"/>
          <w:szCs w:val="20"/>
        </w:rPr>
      </w:pPr>
    </w:p>
    <w:p w14:paraId="7999C9BB" w14:textId="77777777" w:rsidR="00AA407E" w:rsidRPr="00B17ACB" w:rsidRDefault="00AA407E" w:rsidP="00AA407E">
      <w:pPr>
        <w:pBdr>
          <w:bottom w:val="single" w:sz="12" w:space="1" w:color="auto"/>
        </w:pBdr>
        <w:spacing w:after="0"/>
        <w:rPr>
          <w:ins w:id="468" w:author="swolberg@amazon.com" w:date="2023-03-14T19:16:00Z"/>
          <w:rFonts w:ascii="Calibri" w:hAnsi="Calibri" w:cs="Calibri"/>
          <w:b/>
          <w:sz w:val="20"/>
          <w:szCs w:val="20"/>
        </w:rPr>
      </w:pPr>
      <w:ins w:id="469" w:author="swolberg@amazon.com" w:date="2023-03-14T19:16:00Z">
        <w:r w:rsidRPr="00B17ACB">
          <w:rPr>
            <w:rFonts w:ascii="Calibri" w:hAnsi="Calibri" w:cs="Calibri"/>
            <w:b/>
            <w:sz w:val="20"/>
            <w:szCs w:val="20"/>
          </w:rPr>
          <w:t>Appendix B: SIM Data Findings</w:t>
        </w:r>
      </w:ins>
    </w:p>
    <w:p w14:paraId="1BDCFC27" w14:textId="77777777" w:rsidR="00AA407E" w:rsidRPr="00B17ACB" w:rsidRDefault="00AA407E" w:rsidP="00AA407E">
      <w:pPr>
        <w:spacing w:before="100" w:beforeAutospacing="1" w:after="100" w:afterAutospacing="1" w:line="240" w:lineRule="auto"/>
        <w:outlineLvl w:val="0"/>
        <w:rPr>
          <w:ins w:id="470" w:author="swolberg@amazon.com" w:date="2023-03-14T19:16:00Z"/>
          <w:rFonts w:ascii="Calibri" w:eastAsia="Times New Roman" w:hAnsi="Calibri" w:cs="Calibri"/>
          <w:b/>
          <w:bCs/>
          <w:kern w:val="36"/>
          <w:sz w:val="20"/>
          <w:szCs w:val="20"/>
        </w:rPr>
      </w:pPr>
      <w:ins w:id="471" w:author="swolberg@amazon.com" w:date="2023-03-14T19:16:00Z">
        <w:r w:rsidRPr="00B17ACB">
          <w:rPr>
            <w:rFonts w:ascii="Calibri" w:eastAsia="Times New Roman" w:hAnsi="Calibri" w:cs="Calibri"/>
            <w:b/>
            <w:bCs/>
            <w:kern w:val="36"/>
            <w:sz w:val="20"/>
            <w:szCs w:val="20"/>
          </w:rPr>
          <w:t>SIM data analysis</w:t>
        </w:r>
      </w:ins>
    </w:p>
    <w:p w14:paraId="07C22955" w14:textId="77777777" w:rsidR="00AA407E" w:rsidRPr="00B17ACB" w:rsidRDefault="00AA407E" w:rsidP="00AA407E">
      <w:pPr>
        <w:spacing w:after="240" w:line="240" w:lineRule="auto"/>
        <w:rPr>
          <w:ins w:id="472" w:author="swolberg@amazon.com" w:date="2023-03-14T19:16:00Z"/>
          <w:rFonts w:ascii="Calibri" w:eastAsia="Times New Roman" w:hAnsi="Calibri" w:cs="Calibri"/>
          <w:sz w:val="20"/>
          <w:szCs w:val="20"/>
        </w:rPr>
      </w:pPr>
      <w:ins w:id="473" w:author="swolberg@amazon.com" w:date="2023-03-14T19:16:00Z">
        <w:r w:rsidRPr="00B17ACB">
          <w:rPr>
            <w:rFonts w:ascii="Calibri" w:eastAsia="Times New Roman" w:hAnsi="Calibri" w:cs="Calibri"/>
            <w:sz w:val="20"/>
            <w:szCs w:val="20"/>
          </w:rPr>
          <w:br/>
        </w:r>
        <w:r w:rsidRPr="00B17ACB">
          <w:rPr>
            <w:rFonts w:ascii="Calibri" w:eastAsia="Times New Roman" w:hAnsi="Calibri" w:cs="Calibri"/>
            <w:b/>
            <w:bCs/>
            <w:sz w:val="20"/>
            <w:szCs w:val="20"/>
          </w:rPr>
          <w:t xml:space="preserve">Scope: </w:t>
        </w:r>
        <w:r w:rsidRPr="00B17ACB">
          <w:rPr>
            <w:rFonts w:ascii="Calibri" w:eastAsia="Times New Roman" w:hAnsi="Calibri" w:cs="Calibri"/>
            <w:sz w:val="20"/>
            <w:szCs w:val="20"/>
          </w:rPr>
          <w:t>SIMs created since 2022 Jan till 2023 Jan.</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Insight 1:</w:t>
        </w:r>
        <w:r w:rsidRPr="00B17ACB">
          <w:rPr>
            <w:rFonts w:ascii="Calibri" w:eastAsia="Times New Roman" w:hAnsi="Calibri" w:cs="Calibri"/>
            <w:sz w:val="20"/>
            <w:szCs w:val="20"/>
          </w:rPr>
          <w:t xml:space="preserve"> 51.1% SIM are under user knowledge. </w:t>
        </w:r>
        <w:proofErr w:type="gramStart"/>
        <w:r w:rsidRPr="00B17ACB">
          <w:rPr>
            <w:rFonts w:ascii="Calibri" w:eastAsia="Times New Roman" w:hAnsi="Calibri" w:cs="Calibri"/>
            <w:sz w:val="20"/>
            <w:szCs w:val="20"/>
          </w:rPr>
          <w:t>( within</w:t>
        </w:r>
        <w:proofErr w:type="gramEnd"/>
        <w:r w:rsidRPr="00B17ACB">
          <w:rPr>
            <w:rFonts w:ascii="Calibri" w:eastAsia="Times New Roman" w:hAnsi="Calibri" w:cs="Calibri"/>
            <w:sz w:val="20"/>
            <w:szCs w:val="20"/>
          </w:rPr>
          <w:t xml:space="preserve"> User Knowledge, 40% of them can be addressed through improved documentation surfacing through wiki/sage/chatbot etc.)</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Goal:</w:t>
        </w:r>
        <w:r w:rsidRPr="00B17ACB">
          <w:rPr>
            <w:rFonts w:ascii="Calibri" w:eastAsia="Times New Roman" w:hAnsi="Calibri" w:cs="Calibri"/>
            <w:sz w:val="20"/>
            <w:szCs w:val="20"/>
          </w:rPr>
          <w:t xml:space="preserve"> reduce time of answering those repeatable questions to X. </w:t>
        </w:r>
        <w:r w:rsidRPr="00B17ACB">
          <w:rPr>
            <w:rFonts w:ascii="Calibri" w:eastAsia="Times New Roman" w:hAnsi="Calibri" w:cs="Calibri"/>
            <w:sz w:val="20"/>
            <w:szCs w:val="20"/>
          </w:rPr>
          <w:br/>
        </w:r>
      </w:ins>
    </w:p>
    <w:tbl>
      <w:tblPr>
        <w:tblW w:w="0" w:type="auto"/>
        <w:tblCellMar>
          <w:top w:w="15" w:type="dxa"/>
          <w:left w:w="15" w:type="dxa"/>
          <w:bottom w:w="15" w:type="dxa"/>
          <w:right w:w="15" w:type="dxa"/>
        </w:tblCellMar>
        <w:tblLook w:val="04A0" w:firstRow="1" w:lastRow="0" w:firstColumn="1" w:lastColumn="0" w:noHBand="0" w:noVBand="1"/>
      </w:tblPr>
      <w:tblGrid>
        <w:gridCol w:w="3276"/>
        <w:gridCol w:w="436"/>
        <w:gridCol w:w="629"/>
      </w:tblGrid>
      <w:tr w:rsidR="00AA407E" w:rsidRPr="00B17ACB" w14:paraId="68B38A7C" w14:textId="77777777" w:rsidTr="0016045C">
        <w:trPr>
          <w:ins w:id="474" w:author="swolberg@amazon.com" w:date="2023-03-14T19:16:00Z"/>
        </w:trPr>
        <w:tc>
          <w:tcPr>
            <w:tcW w:w="0" w:type="auto"/>
            <w:tcBorders>
              <w:top w:val="single" w:sz="4" w:space="0" w:color="auto"/>
              <w:left w:val="single" w:sz="4" w:space="0" w:color="auto"/>
              <w:bottom w:val="single" w:sz="4" w:space="0" w:color="auto"/>
              <w:right w:val="single" w:sz="4" w:space="0" w:color="auto"/>
            </w:tcBorders>
            <w:shd w:val="clear" w:color="auto" w:fill="AFEFA9"/>
            <w:vAlign w:val="bottom"/>
            <w:hideMark/>
          </w:tcPr>
          <w:p w14:paraId="3EB84818" w14:textId="77777777" w:rsidR="00AA407E" w:rsidRPr="00B17ACB" w:rsidRDefault="00AA407E" w:rsidP="0016045C">
            <w:pPr>
              <w:spacing w:after="0" w:line="240" w:lineRule="auto"/>
              <w:rPr>
                <w:ins w:id="475" w:author="swolberg@amazon.com" w:date="2023-03-14T19:16:00Z"/>
                <w:rFonts w:ascii="Calibri" w:eastAsia="Times New Roman" w:hAnsi="Calibri" w:cs="Calibri"/>
                <w:sz w:val="20"/>
                <w:szCs w:val="20"/>
              </w:rPr>
            </w:pPr>
            <w:ins w:id="476" w:author="swolberg@amazon.com" w:date="2023-03-14T19:16:00Z">
              <w:r w:rsidRPr="00B17ACB">
                <w:rPr>
                  <w:rFonts w:ascii="Calibri" w:eastAsia="Times New Roman" w:hAnsi="Calibri" w:cs="Calibri"/>
                  <w:sz w:val="20"/>
                  <w:szCs w:val="20"/>
                </w:rPr>
                <w:t>User Knowledge</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3EB28C9F" w14:textId="77777777" w:rsidR="00AA407E" w:rsidRPr="00B17ACB" w:rsidRDefault="00AA407E" w:rsidP="0016045C">
            <w:pPr>
              <w:spacing w:after="0" w:line="240" w:lineRule="auto"/>
              <w:rPr>
                <w:ins w:id="477" w:author="swolberg@amazon.com" w:date="2023-03-14T19:16:00Z"/>
                <w:rFonts w:ascii="Calibri" w:eastAsia="Times New Roman" w:hAnsi="Calibri" w:cs="Calibri"/>
                <w:sz w:val="20"/>
                <w:szCs w:val="20"/>
              </w:rPr>
            </w:pPr>
            <w:ins w:id="478" w:author="swolberg@amazon.com" w:date="2023-03-14T19:16:00Z">
              <w:r w:rsidRPr="00B17ACB">
                <w:rPr>
                  <w:rFonts w:ascii="Calibri" w:eastAsia="Times New Roman" w:hAnsi="Calibri" w:cs="Calibri"/>
                  <w:sz w:val="20"/>
                  <w:szCs w:val="20"/>
                </w:rPr>
                <w:t>1398</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62C989AD" w14:textId="77777777" w:rsidR="00AA407E" w:rsidRPr="00B17ACB" w:rsidRDefault="00AA407E" w:rsidP="0016045C">
            <w:pPr>
              <w:spacing w:after="0" w:line="240" w:lineRule="auto"/>
              <w:rPr>
                <w:ins w:id="479" w:author="swolberg@amazon.com" w:date="2023-03-14T19:16:00Z"/>
                <w:rFonts w:ascii="Calibri" w:eastAsia="Times New Roman" w:hAnsi="Calibri" w:cs="Calibri"/>
                <w:sz w:val="20"/>
                <w:szCs w:val="20"/>
              </w:rPr>
            </w:pPr>
            <w:ins w:id="480" w:author="swolberg@amazon.com" w:date="2023-03-14T19:16:00Z">
              <w:r w:rsidRPr="00B17ACB">
                <w:rPr>
                  <w:rFonts w:ascii="Calibri" w:eastAsia="Times New Roman" w:hAnsi="Calibri" w:cs="Calibri"/>
                  <w:sz w:val="20"/>
                  <w:szCs w:val="20"/>
                </w:rPr>
                <w:t>51.9%</w:t>
              </w:r>
            </w:ins>
          </w:p>
        </w:tc>
      </w:tr>
      <w:tr w:rsidR="00AA407E" w:rsidRPr="00B17ACB" w14:paraId="3C0FB37B" w14:textId="77777777" w:rsidTr="0016045C">
        <w:trPr>
          <w:ins w:id="481"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4AD4B2AE" w14:textId="77777777" w:rsidR="00AA407E" w:rsidRPr="00B17ACB" w:rsidRDefault="00AA407E" w:rsidP="0016045C">
            <w:pPr>
              <w:spacing w:after="0" w:line="240" w:lineRule="auto"/>
              <w:rPr>
                <w:ins w:id="482" w:author="swolberg@amazon.com" w:date="2023-03-14T19:16:00Z"/>
                <w:rFonts w:ascii="Calibri" w:eastAsia="Times New Roman" w:hAnsi="Calibri" w:cs="Calibri"/>
                <w:sz w:val="20"/>
                <w:szCs w:val="20"/>
              </w:rPr>
            </w:pPr>
            <w:ins w:id="483" w:author="swolberg@amazon.com" w:date="2023-03-14T19:16:00Z">
              <w:r w:rsidRPr="00B17ACB">
                <w:rPr>
                  <w:rFonts w:ascii="Calibri" w:eastAsia="Times New Roman" w:hAnsi="Calibri" w:cs="Calibri"/>
                  <w:sz w:val="20"/>
                  <w:szCs w:val="20"/>
                </w:rPr>
                <w:t>Analytics Bug/Production Issue</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5CD78BCF" w14:textId="77777777" w:rsidR="00AA407E" w:rsidRPr="00B17ACB" w:rsidRDefault="00AA407E" w:rsidP="0016045C">
            <w:pPr>
              <w:spacing w:after="0" w:line="240" w:lineRule="auto"/>
              <w:rPr>
                <w:ins w:id="484" w:author="swolberg@amazon.com" w:date="2023-03-14T19:16:00Z"/>
                <w:rFonts w:ascii="Calibri" w:eastAsia="Times New Roman" w:hAnsi="Calibri" w:cs="Calibri"/>
                <w:sz w:val="20"/>
                <w:szCs w:val="20"/>
              </w:rPr>
            </w:pPr>
            <w:ins w:id="485" w:author="swolberg@amazon.com" w:date="2023-03-14T19:16:00Z">
              <w:r w:rsidRPr="00B17ACB">
                <w:rPr>
                  <w:rFonts w:ascii="Calibri" w:eastAsia="Times New Roman" w:hAnsi="Calibri" w:cs="Calibri"/>
                  <w:sz w:val="20"/>
                  <w:szCs w:val="20"/>
                </w:rPr>
                <w:t>359</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541B72CB" w14:textId="77777777" w:rsidR="00AA407E" w:rsidRPr="00B17ACB" w:rsidRDefault="00AA407E" w:rsidP="0016045C">
            <w:pPr>
              <w:spacing w:after="0" w:line="240" w:lineRule="auto"/>
              <w:rPr>
                <w:ins w:id="486" w:author="swolberg@amazon.com" w:date="2023-03-14T19:16:00Z"/>
                <w:rFonts w:ascii="Calibri" w:eastAsia="Times New Roman" w:hAnsi="Calibri" w:cs="Calibri"/>
                <w:sz w:val="20"/>
                <w:szCs w:val="20"/>
              </w:rPr>
            </w:pPr>
            <w:ins w:id="487" w:author="swolberg@amazon.com" w:date="2023-03-14T19:16:00Z">
              <w:r w:rsidRPr="00B17ACB">
                <w:rPr>
                  <w:rFonts w:ascii="Calibri" w:eastAsia="Times New Roman" w:hAnsi="Calibri" w:cs="Calibri"/>
                  <w:sz w:val="20"/>
                  <w:szCs w:val="20"/>
                </w:rPr>
                <w:t>13.3%</w:t>
              </w:r>
            </w:ins>
          </w:p>
        </w:tc>
      </w:tr>
      <w:tr w:rsidR="00AA407E" w:rsidRPr="00B17ACB" w14:paraId="1F33C159" w14:textId="77777777" w:rsidTr="0016045C">
        <w:trPr>
          <w:ins w:id="488" w:author="swolberg@amazon.com" w:date="2023-03-14T19:16:00Z"/>
        </w:trPr>
        <w:tc>
          <w:tcPr>
            <w:tcW w:w="0" w:type="auto"/>
            <w:tcBorders>
              <w:top w:val="single" w:sz="4" w:space="0" w:color="auto"/>
              <w:left w:val="single" w:sz="4" w:space="0" w:color="auto"/>
              <w:bottom w:val="single" w:sz="4" w:space="0" w:color="auto"/>
              <w:right w:val="single" w:sz="4" w:space="0" w:color="auto"/>
            </w:tcBorders>
            <w:shd w:val="clear" w:color="auto" w:fill="AFEFA9"/>
            <w:vAlign w:val="bottom"/>
            <w:hideMark/>
          </w:tcPr>
          <w:p w14:paraId="41655870" w14:textId="77777777" w:rsidR="00AA407E" w:rsidRPr="00B17ACB" w:rsidRDefault="00AA407E" w:rsidP="0016045C">
            <w:pPr>
              <w:spacing w:after="0" w:line="240" w:lineRule="auto"/>
              <w:rPr>
                <w:ins w:id="489" w:author="swolberg@amazon.com" w:date="2023-03-14T19:16:00Z"/>
                <w:rFonts w:ascii="Calibri" w:eastAsia="Times New Roman" w:hAnsi="Calibri" w:cs="Calibri"/>
                <w:sz w:val="20"/>
                <w:szCs w:val="20"/>
              </w:rPr>
            </w:pPr>
            <w:ins w:id="490" w:author="swolberg@amazon.com" w:date="2023-03-14T19:16:00Z">
              <w:r w:rsidRPr="00B17ACB">
                <w:rPr>
                  <w:rFonts w:ascii="Calibri" w:eastAsia="Times New Roman" w:hAnsi="Calibri" w:cs="Calibri"/>
                  <w:sz w:val="20"/>
                  <w:szCs w:val="20"/>
                </w:rPr>
                <w:lastRenderedPageBreak/>
                <w:t>Data Issue</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67FEA9F6" w14:textId="77777777" w:rsidR="00AA407E" w:rsidRPr="00B17ACB" w:rsidRDefault="00AA407E" w:rsidP="0016045C">
            <w:pPr>
              <w:spacing w:after="0" w:line="240" w:lineRule="auto"/>
              <w:rPr>
                <w:ins w:id="491" w:author="swolberg@amazon.com" w:date="2023-03-14T19:16:00Z"/>
                <w:rFonts w:ascii="Calibri" w:eastAsia="Times New Roman" w:hAnsi="Calibri" w:cs="Calibri"/>
                <w:sz w:val="20"/>
                <w:szCs w:val="20"/>
              </w:rPr>
            </w:pPr>
            <w:ins w:id="492" w:author="swolberg@amazon.com" w:date="2023-03-14T19:16:00Z">
              <w:r w:rsidRPr="00B17ACB">
                <w:rPr>
                  <w:rFonts w:ascii="Calibri" w:eastAsia="Times New Roman" w:hAnsi="Calibri" w:cs="Calibri"/>
                  <w:sz w:val="20"/>
                  <w:szCs w:val="20"/>
                </w:rPr>
                <w:t>302</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2FCB2413" w14:textId="77777777" w:rsidR="00AA407E" w:rsidRPr="00B17ACB" w:rsidRDefault="00AA407E" w:rsidP="0016045C">
            <w:pPr>
              <w:spacing w:after="0" w:line="240" w:lineRule="auto"/>
              <w:rPr>
                <w:ins w:id="493" w:author="swolberg@amazon.com" w:date="2023-03-14T19:16:00Z"/>
                <w:rFonts w:ascii="Calibri" w:eastAsia="Times New Roman" w:hAnsi="Calibri" w:cs="Calibri"/>
                <w:sz w:val="20"/>
                <w:szCs w:val="20"/>
              </w:rPr>
            </w:pPr>
            <w:ins w:id="494" w:author="swolberg@amazon.com" w:date="2023-03-14T19:16:00Z">
              <w:r w:rsidRPr="00B17ACB">
                <w:rPr>
                  <w:rFonts w:ascii="Calibri" w:eastAsia="Times New Roman" w:hAnsi="Calibri" w:cs="Calibri"/>
                  <w:sz w:val="20"/>
                  <w:szCs w:val="20"/>
                </w:rPr>
                <w:t>11.2%</w:t>
              </w:r>
            </w:ins>
          </w:p>
        </w:tc>
      </w:tr>
      <w:tr w:rsidR="00AA407E" w:rsidRPr="00B17ACB" w14:paraId="18136F40" w14:textId="77777777" w:rsidTr="0016045C">
        <w:trPr>
          <w:ins w:id="495"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1F8D4202" w14:textId="77777777" w:rsidR="00AA407E" w:rsidRPr="00B17ACB" w:rsidRDefault="00AA407E" w:rsidP="0016045C">
            <w:pPr>
              <w:spacing w:after="0" w:line="240" w:lineRule="auto"/>
              <w:rPr>
                <w:ins w:id="496" w:author="swolberg@amazon.com" w:date="2023-03-14T19:16:00Z"/>
                <w:rFonts w:ascii="Calibri" w:eastAsia="Times New Roman" w:hAnsi="Calibri" w:cs="Calibri"/>
                <w:sz w:val="20"/>
                <w:szCs w:val="20"/>
              </w:rPr>
            </w:pPr>
            <w:ins w:id="497" w:author="swolberg@amazon.com" w:date="2023-03-14T19:16:00Z">
              <w:r w:rsidRPr="00B17ACB">
                <w:rPr>
                  <w:rFonts w:ascii="Calibri" w:eastAsia="Times New Roman" w:hAnsi="Calibri" w:cs="Calibri"/>
                  <w:sz w:val="20"/>
                  <w:szCs w:val="20"/>
                </w:rPr>
                <w:t>Metric/Slice Request</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092A15EE" w14:textId="77777777" w:rsidR="00AA407E" w:rsidRPr="00B17ACB" w:rsidRDefault="00AA407E" w:rsidP="0016045C">
            <w:pPr>
              <w:spacing w:after="0" w:line="240" w:lineRule="auto"/>
              <w:rPr>
                <w:ins w:id="498" w:author="swolberg@amazon.com" w:date="2023-03-14T19:16:00Z"/>
                <w:rFonts w:ascii="Calibri" w:eastAsia="Times New Roman" w:hAnsi="Calibri" w:cs="Calibri"/>
                <w:sz w:val="20"/>
                <w:szCs w:val="20"/>
              </w:rPr>
            </w:pPr>
            <w:ins w:id="499" w:author="swolberg@amazon.com" w:date="2023-03-14T19:16:00Z">
              <w:r w:rsidRPr="00B17ACB">
                <w:rPr>
                  <w:rFonts w:ascii="Calibri" w:eastAsia="Times New Roman" w:hAnsi="Calibri" w:cs="Calibri"/>
                  <w:sz w:val="20"/>
                  <w:szCs w:val="20"/>
                </w:rPr>
                <w:t>147</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2E97FEB7" w14:textId="77777777" w:rsidR="00AA407E" w:rsidRPr="00B17ACB" w:rsidRDefault="00AA407E" w:rsidP="0016045C">
            <w:pPr>
              <w:spacing w:after="0" w:line="240" w:lineRule="auto"/>
              <w:rPr>
                <w:ins w:id="500" w:author="swolberg@amazon.com" w:date="2023-03-14T19:16:00Z"/>
                <w:rFonts w:ascii="Calibri" w:eastAsia="Times New Roman" w:hAnsi="Calibri" w:cs="Calibri"/>
                <w:sz w:val="20"/>
                <w:szCs w:val="20"/>
              </w:rPr>
            </w:pPr>
            <w:ins w:id="501" w:author="swolberg@amazon.com" w:date="2023-03-14T19:16:00Z">
              <w:r w:rsidRPr="00B17ACB">
                <w:rPr>
                  <w:rFonts w:ascii="Calibri" w:eastAsia="Times New Roman" w:hAnsi="Calibri" w:cs="Calibri"/>
                  <w:sz w:val="20"/>
                  <w:szCs w:val="20"/>
                </w:rPr>
                <w:t>5.5%</w:t>
              </w:r>
            </w:ins>
          </w:p>
        </w:tc>
      </w:tr>
      <w:tr w:rsidR="00AA407E" w:rsidRPr="00B17ACB" w14:paraId="7D387078" w14:textId="77777777" w:rsidTr="0016045C">
        <w:trPr>
          <w:ins w:id="502"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3C9FA9A4" w14:textId="77777777" w:rsidR="00AA407E" w:rsidRPr="00B17ACB" w:rsidRDefault="00AA407E" w:rsidP="0016045C">
            <w:pPr>
              <w:spacing w:after="0" w:line="240" w:lineRule="auto"/>
              <w:rPr>
                <w:ins w:id="503" w:author="swolberg@amazon.com" w:date="2023-03-14T19:16:00Z"/>
                <w:rFonts w:ascii="Calibri" w:eastAsia="Times New Roman" w:hAnsi="Calibri" w:cs="Calibri"/>
                <w:sz w:val="20"/>
                <w:szCs w:val="20"/>
              </w:rPr>
            </w:pPr>
            <w:ins w:id="504" w:author="swolberg@amazon.com" w:date="2023-03-14T19:16:00Z">
              <w:r w:rsidRPr="00B17ACB">
                <w:rPr>
                  <w:rFonts w:ascii="Calibri" w:eastAsia="Times New Roman" w:hAnsi="Calibri" w:cs="Calibri"/>
                  <w:sz w:val="20"/>
                  <w:szCs w:val="20"/>
                </w:rPr>
                <w:t>Analytics Feature Request</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543BC5AE" w14:textId="77777777" w:rsidR="00AA407E" w:rsidRPr="00B17ACB" w:rsidRDefault="00AA407E" w:rsidP="0016045C">
            <w:pPr>
              <w:spacing w:after="0" w:line="240" w:lineRule="auto"/>
              <w:rPr>
                <w:ins w:id="505" w:author="swolberg@amazon.com" w:date="2023-03-14T19:16:00Z"/>
                <w:rFonts w:ascii="Calibri" w:eastAsia="Times New Roman" w:hAnsi="Calibri" w:cs="Calibri"/>
                <w:sz w:val="20"/>
                <w:szCs w:val="20"/>
              </w:rPr>
            </w:pPr>
            <w:ins w:id="506" w:author="swolberg@amazon.com" w:date="2023-03-14T19:16:00Z">
              <w:r w:rsidRPr="00B17ACB">
                <w:rPr>
                  <w:rFonts w:ascii="Calibri" w:eastAsia="Times New Roman" w:hAnsi="Calibri" w:cs="Calibri"/>
                  <w:sz w:val="20"/>
                  <w:szCs w:val="20"/>
                </w:rPr>
                <w:t>121</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141B7A88" w14:textId="77777777" w:rsidR="00AA407E" w:rsidRPr="00B17ACB" w:rsidRDefault="00AA407E" w:rsidP="0016045C">
            <w:pPr>
              <w:spacing w:after="0" w:line="240" w:lineRule="auto"/>
              <w:rPr>
                <w:ins w:id="507" w:author="swolberg@amazon.com" w:date="2023-03-14T19:16:00Z"/>
                <w:rFonts w:ascii="Calibri" w:eastAsia="Times New Roman" w:hAnsi="Calibri" w:cs="Calibri"/>
                <w:sz w:val="20"/>
                <w:szCs w:val="20"/>
              </w:rPr>
            </w:pPr>
            <w:ins w:id="508" w:author="swolberg@amazon.com" w:date="2023-03-14T19:16:00Z">
              <w:r w:rsidRPr="00B17ACB">
                <w:rPr>
                  <w:rFonts w:ascii="Calibri" w:eastAsia="Times New Roman" w:hAnsi="Calibri" w:cs="Calibri"/>
                  <w:sz w:val="20"/>
                  <w:szCs w:val="20"/>
                </w:rPr>
                <w:t>4.5%</w:t>
              </w:r>
            </w:ins>
          </w:p>
        </w:tc>
      </w:tr>
      <w:tr w:rsidR="00AA407E" w:rsidRPr="00B17ACB" w14:paraId="37009E17" w14:textId="77777777" w:rsidTr="0016045C">
        <w:trPr>
          <w:ins w:id="509"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793FAD37" w14:textId="77777777" w:rsidR="00AA407E" w:rsidRPr="00B17ACB" w:rsidRDefault="00AA407E" w:rsidP="0016045C">
            <w:pPr>
              <w:spacing w:after="0" w:line="240" w:lineRule="auto"/>
              <w:rPr>
                <w:ins w:id="510" w:author="swolberg@amazon.com" w:date="2023-03-14T19:16:00Z"/>
                <w:rFonts w:ascii="Calibri" w:eastAsia="Times New Roman" w:hAnsi="Calibri" w:cs="Calibri"/>
                <w:sz w:val="20"/>
                <w:szCs w:val="20"/>
              </w:rPr>
            </w:pPr>
            <w:ins w:id="511" w:author="swolberg@amazon.com" w:date="2023-03-14T19:16:00Z">
              <w:r w:rsidRPr="00B17ACB">
                <w:rPr>
                  <w:rFonts w:ascii="Calibri" w:eastAsia="Times New Roman" w:hAnsi="Calibri" w:cs="Calibri"/>
                  <w:sz w:val="20"/>
                  <w:szCs w:val="20"/>
                </w:rPr>
                <w:t>Business Planning Bug/Production Issue</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1AE5207A" w14:textId="77777777" w:rsidR="00AA407E" w:rsidRPr="00B17ACB" w:rsidRDefault="00AA407E" w:rsidP="0016045C">
            <w:pPr>
              <w:spacing w:after="0" w:line="240" w:lineRule="auto"/>
              <w:rPr>
                <w:ins w:id="512" w:author="swolberg@amazon.com" w:date="2023-03-14T19:16:00Z"/>
                <w:rFonts w:ascii="Calibri" w:eastAsia="Times New Roman" w:hAnsi="Calibri" w:cs="Calibri"/>
                <w:sz w:val="20"/>
                <w:szCs w:val="20"/>
              </w:rPr>
            </w:pPr>
            <w:ins w:id="513" w:author="swolberg@amazon.com" w:date="2023-03-14T19:16:00Z">
              <w:r w:rsidRPr="00B17ACB">
                <w:rPr>
                  <w:rFonts w:ascii="Calibri" w:eastAsia="Times New Roman" w:hAnsi="Calibri" w:cs="Calibri"/>
                  <w:sz w:val="20"/>
                  <w:szCs w:val="20"/>
                </w:rPr>
                <w:t>105</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631BA7C8" w14:textId="77777777" w:rsidR="00AA407E" w:rsidRPr="00B17ACB" w:rsidRDefault="00AA407E" w:rsidP="0016045C">
            <w:pPr>
              <w:spacing w:after="0" w:line="240" w:lineRule="auto"/>
              <w:rPr>
                <w:ins w:id="514" w:author="swolberg@amazon.com" w:date="2023-03-14T19:16:00Z"/>
                <w:rFonts w:ascii="Calibri" w:eastAsia="Times New Roman" w:hAnsi="Calibri" w:cs="Calibri"/>
                <w:sz w:val="20"/>
                <w:szCs w:val="20"/>
              </w:rPr>
            </w:pPr>
            <w:ins w:id="515" w:author="swolberg@amazon.com" w:date="2023-03-14T19:16:00Z">
              <w:r w:rsidRPr="00B17ACB">
                <w:rPr>
                  <w:rFonts w:ascii="Calibri" w:eastAsia="Times New Roman" w:hAnsi="Calibri" w:cs="Calibri"/>
                  <w:sz w:val="20"/>
                  <w:szCs w:val="20"/>
                </w:rPr>
                <w:t>3.9%</w:t>
              </w:r>
            </w:ins>
          </w:p>
        </w:tc>
      </w:tr>
      <w:tr w:rsidR="00AA407E" w:rsidRPr="00B17ACB" w14:paraId="54E6D1E5" w14:textId="77777777" w:rsidTr="0016045C">
        <w:trPr>
          <w:ins w:id="516"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2DBDAA8E" w14:textId="77777777" w:rsidR="00AA407E" w:rsidRPr="00B17ACB" w:rsidRDefault="00AA407E" w:rsidP="0016045C">
            <w:pPr>
              <w:spacing w:after="0" w:line="240" w:lineRule="auto"/>
              <w:rPr>
                <w:ins w:id="517" w:author="swolberg@amazon.com" w:date="2023-03-14T19:16:00Z"/>
                <w:rFonts w:ascii="Calibri" w:eastAsia="Times New Roman" w:hAnsi="Calibri" w:cs="Calibri"/>
                <w:sz w:val="20"/>
                <w:szCs w:val="20"/>
              </w:rPr>
            </w:pPr>
            <w:ins w:id="518" w:author="swolberg@amazon.com" w:date="2023-03-14T19:16:00Z">
              <w:r w:rsidRPr="00B17ACB">
                <w:rPr>
                  <w:rFonts w:ascii="Calibri" w:eastAsia="Times New Roman" w:hAnsi="Calibri" w:cs="Calibri"/>
                  <w:sz w:val="20"/>
                  <w:szCs w:val="20"/>
                </w:rPr>
                <w:t>Permission</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6044C707" w14:textId="77777777" w:rsidR="00AA407E" w:rsidRPr="00B17ACB" w:rsidRDefault="00AA407E" w:rsidP="0016045C">
            <w:pPr>
              <w:spacing w:after="0" w:line="240" w:lineRule="auto"/>
              <w:rPr>
                <w:ins w:id="519" w:author="swolberg@amazon.com" w:date="2023-03-14T19:16:00Z"/>
                <w:rFonts w:ascii="Calibri" w:eastAsia="Times New Roman" w:hAnsi="Calibri" w:cs="Calibri"/>
                <w:sz w:val="20"/>
                <w:szCs w:val="20"/>
              </w:rPr>
            </w:pPr>
            <w:ins w:id="520" w:author="swolberg@amazon.com" w:date="2023-03-14T19:16:00Z">
              <w:r w:rsidRPr="00B17ACB">
                <w:rPr>
                  <w:rFonts w:ascii="Calibri" w:eastAsia="Times New Roman" w:hAnsi="Calibri" w:cs="Calibri"/>
                  <w:sz w:val="20"/>
                  <w:szCs w:val="20"/>
                </w:rPr>
                <w:t>79</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49942F49" w14:textId="77777777" w:rsidR="00AA407E" w:rsidRPr="00B17ACB" w:rsidRDefault="00AA407E" w:rsidP="0016045C">
            <w:pPr>
              <w:spacing w:after="0" w:line="240" w:lineRule="auto"/>
              <w:rPr>
                <w:ins w:id="521" w:author="swolberg@amazon.com" w:date="2023-03-14T19:16:00Z"/>
                <w:rFonts w:ascii="Calibri" w:eastAsia="Times New Roman" w:hAnsi="Calibri" w:cs="Calibri"/>
                <w:sz w:val="20"/>
                <w:szCs w:val="20"/>
              </w:rPr>
            </w:pPr>
            <w:ins w:id="522" w:author="swolberg@amazon.com" w:date="2023-03-14T19:16:00Z">
              <w:r w:rsidRPr="00B17ACB">
                <w:rPr>
                  <w:rFonts w:ascii="Calibri" w:eastAsia="Times New Roman" w:hAnsi="Calibri" w:cs="Calibri"/>
                  <w:sz w:val="20"/>
                  <w:szCs w:val="20"/>
                </w:rPr>
                <w:t>2.9%</w:t>
              </w:r>
            </w:ins>
          </w:p>
        </w:tc>
      </w:tr>
      <w:tr w:rsidR="00AA407E" w:rsidRPr="00B17ACB" w14:paraId="573E536D" w14:textId="77777777" w:rsidTr="0016045C">
        <w:trPr>
          <w:ins w:id="523" w:author="swolberg@amazon.com" w:date="2023-03-14T19:16:00Z"/>
        </w:trPr>
        <w:tc>
          <w:tcPr>
            <w:tcW w:w="0" w:type="auto"/>
            <w:tcBorders>
              <w:top w:val="single" w:sz="4" w:space="0" w:color="auto"/>
              <w:left w:val="single" w:sz="4" w:space="0" w:color="auto"/>
              <w:bottom w:val="single" w:sz="4" w:space="0" w:color="auto"/>
              <w:right w:val="single" w:sz="4" w:space="0" w:color="auto"/>
            </w:tcBorders>
            <w:vAlign w:val="bottom"/>
            <w:hideMark/>
          </w:tcPr>
          <w:p w14:paraId="360F17E2" w14:textId="77777777" w:rsidR="00AA407E" w:rsidRPr="00B17ACB" w:rsidRDefault="00AA407E" w:rsidP="0016045C">
            <w:pPr>
              <w:spacing w:after="0" w:line="240" w:lineRule="auto"/>
              <w:rPr>
                <w:ins w:id="524" w:author="swolberg@amazon.com" w:date="2023-03-14T19:16:00Z"/>
                <w:rFonts w:ascii="Calibri" w:eastAsia="Times New Roman" w:hAnsi="Calibri" w:cs="Calibri"/>
                <w:sz w:val="20"/>
                <w:szCs w:val="20"/>
              </w:rPr>
            </w:pPr>
            <w:ins w:id="525" w:author="swolberg@amazon.com" w:date="2023-03-14T19:16:00Z">
              <w:r w:rsidRPr="00B17ACB">
                <w:rPr>
                  <w:rFonts w:ascii="Calibri" w:eastAsia="Times New Roman" w:hAnsi="Calibri" w:cs="Calibri"/>
                  <w:sz w:val="20"/>
                  <w:szCs w:val="20"/>
                </w:rPr>
                <w:t>3P Data Issue/Request</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7C13FCD5" w14:textId="77777777" w:rsidR="00AA407E" w:rsidRPr="00B17ACB" w:rsidRDefault="00AA407E" w:rsidP="0016045C">
            <w:pPr>
              <w:spacing w:after="0" w:line="240" w:lineRule="auto"/>
              <w:rPr>
                <w:ins w:id="526" w:author="swolberg@amazon.com" w:date="2023-03-14T19:16:00Z"/>
                <w:rFonts w:ascii="Calibri" w:eastAsia="Times New Roman" w:hAnsi="Calibri" w:cs="Calibri"/>
                <w:sz w:val="20"/>
                <w:szCs w:val="20"/>
              </w:rPr>
            </w:pPr>
            <w:ins w:id="527" w:author="swolberg@amazon.com" w:date="2023-03-14T19:16:00Z">
              <w:r w:rsidRPr="00B17ACB">
                <w:rPr>
                  <w:rFonts w:ascii="Calibri" w:eastAsia="Times New Roman" w:hAnsi="Calibri" w:cs="Calibri"/>
                  <w:sz w:val="20"/>
                  <w:szCs w:val="20"/>
                </w:rPr>
                <w:t>51</w:t>
              </w:r>
            </w:ins>
          </w:p>
        </w:tc>
        <w:tc>
          <w:tcPr>
            <w:tcW w:w="0" w:type="auto"/>
            <w:tcBorders>
              <w:top w:val="single" w:sz="4" w:space="0" w:color="auto"/>
              <w:left w:val="single" w:sz="4" w:space="0" w:color="auto"/>
              <w:bottom w:val="single" w:sz="4" w:space="0" w:color="auto"/>
              <w:right w:val="single" w:sz="4" w:space="0" w:color="auto"/>
            </w:tcBorders>
            <w:vAlign w:val="bottom"/>
            <w:hideMark/>
          </w:tcPr>
          <w:p w14:paraId="25D77F60" w14:textId="77777777" w:rsidR="00AA407E" w:rsidRPr="00B17ACB" w:rsidRDefault="00AA407E" w:rsidP="0016045C">
            <w:pPr>
              <w:spacing w:after="0" w:line="240" w:lineRule="auto"/>
              <w:rPr>
                <w:ins w:id="528" w:author="swolberg@amazon.com" w:date="2023-03-14T19:16:00Z"/>
                <w:rFonts w:ascii="Calibri" w:eastAsia="Times New Roman" w:hAnsi="Calibri" w:cs="Calibri"/>
                <w:sz w:val="20"/>
                <w:szCs w:val="20"/>
              </w:rPr>
            </w:pPr>
            <w:ins w:id="529" w:author="swolberg@amazon.com" w:date="2023-03-14T19:16:00Z">
              <w:r w:rsidRPr="00B17ACB">
                <w:rPr>
                  <w:rFonts w:ascii="Calibri" w:eastAsia="Times New Roman" w:hAnsi="Calibri" w:cs="Calibri"/>
                  <w:sz w:val="20"/>
                  <w:szCs w:val="20"/>
                </w:rPr>
                <w:t>1.9%</w:t>
              </w:r>
            </w:ins>
          </w:p>
        </w:tc>
      </w:tr>
      <w:tr w:rsidR="00AA407E" w:rsidRPr="00B17ACB" w14:paraId="2E191B96" w14:textId="77777777" w:rsidTr="0016045C">
        <w:trPr>
          <w:ins w:id="530" w:author="swolberg@amazon.com" w:date="2023-03-14T19:16:00Z"/>
        </w:trPr>
        <w:tc>
          <w:tcPr>
            <w:tcW w:w="0" w:type="auto"/>
            <w:tcBorders>
              <w:top w:val="single" w:sz="4" w:space="0" w:color="auto"/>
              <w:left w:val="single" w:sz="6" w:space="0" w:color="E6E6E6"/>
              <w:bottom w:val="single" w:sz="6" w:space="0" w:color="E6E6E6"/>
              <w:right w:val="single" w:sz="6" w:space="0" w:color="E6E6E6"/>
            </w:tcBorders>
            <w:vAlign w:val="bottom"/>
            <w:hideMark/>
          </w:tcPr>
          <w:p w14:paraId="0D13565D" w14:textId="77777777" w:rsidR="00AA407E" w:rsidRPr="00B17ACB" w:rsidRDefault="00AA407E" w:rsidP="0016045C">
            <w:pPr>
              <w:spacing w:after="0" w:line="240" w:lineRule="auto"/>
              <w:rPr>
                <w:ins w:id="531" w:author="swolberg@amazon.com" w:date="2023-03-14T19:16:00Z"/>
                <w:rFonts w:ascii="Calibri" w:eastAsia="Times New Roman" w:hAnsi="Calibri" w:cs="Calibri"/>
                <w:sz w:val="20"/>
                <w:szCs w:val="20"/>
              </w:rPr>
            </w:pPr>
            <w:ins w:id="532" w:author="swolberg@amazon.com" w:date="2023-03-14T19:16:00Z">
              <w:r w:rsidRPr="00B17ACB">
                <w:rPr>
                  <w:rFonts w:ascii="Calibri" w:eastAsia="Times New Roman" w:hAnsi="Calibri" w:cs="Calibri"/>
                  <w:sz w:val="20"/>
                  <w:szCs w:val="20"/>
                </w:rPr>
                <w:t>Turismo Customer SIM Folder</w:t>
              </w:r>
            </w:ins>
          </w:p>
        </w:tc>
        <w:tc>
          <w:tcPr>
            <w:tcW w:w="0" w:type="auto"/>
            <w:tcBorders>
              <w:top w:val="single" w:sz="4" w:space="0" w:color="auto"/>
              <w:left w:val="single" w:sz="6" w:space="0" w:color="E6E6E6"/>
              <w:bottom w:val="single" w:sz="6" w:space="0" w:color="E6E6E6"/>
              <w:right w:val="single" w:sz="6" w:space="0" w:color="E6E6E6"/>
            </w:tcBorders>
            <w:vAlign w:val="bottom"/>
            <w:hideMark/>
          </w:tcPr>
          <w:p w14:paraId="39E4F87D" w14:textId="77777777" w:rsidR="00AA407E" w:rsidRPr="00B17ACB" w:rsidRDefault="00AA407E" w:rsidP="0016045C">
            <w:pPr>
              <w:spacing w:after="0" w:line="240" w:lineRule="auto"/>
              <w:rPr>
                <w:ins w:id="533" w:author="swolberg@amazon.com" w:date="2023-03-14T19:16:00Z"/>
                <w:rFonts w:ascii="Calibri" w:eastAsia="Times New Roman" w:hAnsi="Calibri" w:cs="Calibri"/>
                <w:sz w:val="20"/>
                <w:szCs w:val="20"/>
              </w:rPr>
            </w:pPr>
            <w:ins w:id="534" w:author="swolberg@amazon.com" w:date="2023-03-14T19:16:00Z">
              <w:r w:rsidRPr="00B17ACB">
                <w:rPr>
                  <w:rFonts w:ascii="Calibri" w:eastAsia="Times New Roman" w:hAnsi="Calibri" w:cs="Calibri"/>
                  <w:sz w:val="20"/>
                  <w:szCs w:val="20"/>
                </w:rPr>
                <w:t>48</w:t>
              </w:r>
            </w:ins>
          </w:p>
        </w:tc>
        <w:tc>
          <w:tcPr>
            <w:tcW w:w="0" w:type="auto"/>
            <w:tcBorders>
              <w:top w:val="single" w:sz="4" w:space="0" w:color="auto"/>
              <w:left w:val="single" w:sz="6" w:space="0" w:color="E6E6E6"/>
              <w:bottom w:val="single" w:sz="6" w:space="0" w:color="E6E6E6"/>
              <w:right w:val="single" w:sz="6" w:space="0" w:color="E6E6E6"/>
            </w:tcBorders>
            <w:vAlign w:val="bottom"/>
            <w:hideMark/>
          </w:tcPr>
          <w:p w14:paraId="201DB0EC" w14:textId="77777777" w:rsidR="00AA407E" w:rsidRPr="00B17ACB" w:rsidRDefault="00AA407E" w:rsidP="0016045C">
            <w:pPr>
              <w:spacing w:after="0" w:line="240" w:lineRule="auto"/>
              <w:rPr>
                <w:ins w:id="535" w:author="swolberg@amazon.com" w:date="2023-03-14T19:16:00Z"/>
                <w:rFonts w:ascii="Calibri" w:eastAsia="Times New Roman" w:hAnsi="Calibri" w:cs="Calibri"/>
                <w:sz w:val="20"/>
                <w:szCs w:val="20"/>
              </w:rPr>
            </w:pPr>
            <w:ins w:id="536" w:author="swolberg@amazon.com" w:date="2023-03-14T19:16:00Z">
              <w:r w:rsidRPr="00B17ACB">
                <w:rPr>
                  <w:rFonts w:ascii="Calibri" w:eastAsia="Times New Roman" w:hAnsi="Calibri" w:cs="Calibri"/>
                  <w:sz w:val="20"/>
                  <w:szCs w:val="20"/>
                </w:rPr>
                <w:t>1.8%</w:t>
              </w:r>
            </w:ins>
          </w:p>
        </w:tc>
      </w:tr>
      <w:tr w:rsidR="00AA407E" w:rsidRPr="00B17ACB" w14:paraId="412327AC" w14:textId="77777777" w:rsidTr="0016045C">
        <w:trPr>
          <w:ins w:id="537"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44418C5" w14:textId="77777777" w:rsidR="00AA407E" w:rsidRPr="00B17ACB" w:rsidRDefault="00AA407E" w:rsidP="0016045C">
            <w:pPr>
              <w:spacing w:after="0" w:line="240" w:lineRule="auto"/>
              <w:rPr>
                <w:ins w:id="538" w:author="swolberg@amazon.com" w:date="2023-03-14T19:16:00Z"/>
                <w:rFonts w:ascii="Calibri" w:eastAsia="Times New Roman" w:hAnsi="Calibri" w:cs="Calibri"/>
                <w:sz w:val="20"/>
                <w:szCs w:val="20"/>
              </w:rPr>
            </w:pPr>
            <w:ins w:id="539" w:author="swolberg@amazon.com" w:date="2023-03-14T19:16:00Z">
              <w:r w:rsidRPr="00B17ACB">
                <w:rPr>
                  <w:rFonts w:ascii="Calibri" w:eastAsia="Times New Roman" w:hAnsi="Calibri" w:cs="Calibri"/>
                  <w:sz w:val="20"/>
                  <w:szCs w:val="20"/>
                </w:rPr>
                <w:t>Business Planning Feature Request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376F7CA" w14:textId="77777777" w:rsidR="00AA407E" w:rsidRPr="00B17ACB" w:rsidRDefault="00AA407E" w:rsidP="0016045C">
            <w:pPr>
              <w:spacing w:after="0" w:line="240" w:lineRule="auto"/>
              <w:rPr>
                <w:ins w:id="540" w:author="swolberg@amazon.com" w:date="2023-03-14T19:16:00Z"/>
                <w:rFonts w:ascii="Calibri" w:eastAsia="Times New Roman" w:hAnsi="Calibri" w:cs="Calibri"/>
                <w:sz w:val="20"/>
                <w:szCs w:val="20"/>
              </w:rPr>
            </w:pPr>
            <w:ins w:id="541" w:author="swolberg@amazon.com" w:date="2023-03-14T19:16:00Z">
              <w:r w:rsidRPr="00B17ACB">
                <w:rPr>
                  <w:rFonts w:ascii="Calibri" w:eastAsia="Times New Roman" w:hAnsi="Calibri" w:cs="Calibri"/>
                  <w:sz w:val="20"/>
                  <w:szCs w:val="20"/>
                </w:rPr>
                <w:t>30</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60CB907" w14:textId="77777777" w:rsidR="00AA407E" w:rsidRPr="00B17ACB" w:rsidRDefault="00AA407E" w:rsidP="0016045C">
            <w:pPr>
              <w:spacing w:after="0" w:line="240" w:lineRule="auto"/>
              <w:rPr>
                <w:ins w:id="542" w:author="swolberg@amazon.com" w:date="2023-03-14T19:16:00Z"/>
                <w:rFonts w:ascii="Calibri" w:eastAsia="Times New Roman" w:hAnsi="Calibri" w:cs="Calibri"/>
                <w:sz w:val="20"/>
                <w:szCs w:val="20"/>
              </w:rPr>
            </w:pPr>
            <w:ins w:id="543" w:author="swolberg@amazon.com" w:date="2023-03-14T19:16:00Z">
              <w:r w:rsidRPr="00B17ACB">
                <w:rPr>
                  <w:rFonts w:ascii="Calibri" w:eastAsia="Times New Roman" w:hAnsi="Calibri" w:cs="Calibri"/>
                  <w:sz w:val="20"/>
                  <w:szCs w:val="20"/>
                </w:rPr>
                <w:t>1.1%</w:t>
              </w:r>
            </w:ins>
          </w:p>
        </w:tc>
      </w:tr>
      <w:tr w:rsidR="00AA407E" w:rsidRPr="00B17ACB" w14:paraId="7A4EF017" w14:textId="77777777" w:rsidTr="0016045C">
        <w:trPr>
          <w:ins w:id="544"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7CB5BB10" w14:textId="77777777" w:rsidR="00AA407E" w:rsidRPr="00B17ACB" w:rsidRDefault="00AA407E" w:rsidP="0016045C">
            <w:pPr>
              <w:spacing w:after="0" w:line="240" w:lineRule="auto"/>
              <w:rPr>
                <w:ins w:id="545" w:author="swolberg@amazon.com" w:date="2023-03-14T19:16:00Z"/>
                <w:rFonts w:ascii="Calibri" w:eastAsia="Times New Roman" w:hAnsi="Calibri" w:cs="Calibri"/>
                <w:sz w:val="20"/>
                <w:szCs w:val="20"/>
              </w:rPr>
            </w:pPr>
            <w:ins w:id="546" w:author="swolberg@amazon.com" w:date="2023-03-14T19:16:00Z">
              <w:r w:rsidRPr="00B17ACB">
                <w:rPr>
                  <w:rFonts w:ascii="Calibri" w:eastAsia="Times New Roman" w:hAnsi="Calibri" w:cs="Calibri"/>
                  <w:sz w:val="20"/>
                  <w:szCs w:val="20"/>
                </w:rPr>
                <w:t>Financial Planning Bug/Production Issue</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2D63CE3" w14:textId="77777777" w:rsidR="00AA407E" w:rsidRPr="00B17ACB" w:rsidRDefault="00AA407E" w:rsidP="0016045C">
            <w:pPr>
              <w:spacing w:after="0" w:line="240" w:lineRule="auto"/>
              <w:rPr>
                <w:ins w:id="547" w:author="swolberg@amazon.com" w:date="2023-03-14T19:16:00Z"/>
                <w:rFonts w:ascii="Calibri" w:eastAsia="Times New Roman" w:hAnsi="Calibri" w:cs="Calibri"/>
                <w:sz w:val="20"/>
                <w:szCs w:val="20"/>
              </w:rPr>
            </w:pPr>
            <w:ins w:id="548" w:author="swolberg@amazon.com" w:date="2023-03-14T19:16:00Z">
              <w:r w:rsidRPr="00B17ACB">
                <w:rPr>
                  <w:rFonts w:ascii="Calibri" w:eastAsia="Times New Roman" w:hAnsi="Calibri" w:cs="Calibri"/>
                  <w:sz w:val="20"/>
                  <w:szCs w:val="20"/>
                </w:rPr>
                <w:t>12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FEAB5D8" w14:textId="77777777" w:rsidR="00AA407E" w:rsidRPr="00B17ACB" w:rsidRDefault="00AA407E" w:rsidP="0016045C">
            <w:pPr>
              <w:spacing w:after="0" w:line="240" w:lineRule="auto"/>
              <w:rPr>
                <w:ins w:id="549" w:author="swolberg@amazon.com" w:date="2023-03-14T19:16:00Z"/>
                <w:rFonts w:ascii="Calibri" w:eastAsia="Times New Roman" w:hAnsi="Calibri" w:cs="Calibri"/>
                <w:sz w:val="20"/>
                <w:szCs w:val="20"/>
              </w:rPr>
            </w:pPr>
            <w:ins w:id="550" w:author="swolberg@amazon.com" w:date="2023-03-14T19:16:00Z">
              <w:r w:rsidRPr="00B17ACB">
                <w:rPr>
                  <w:rFonts w:ascii="Calibri" w:eastAsia="Times New Roman" w:hAnsi="Calibri" w:cs="Calibri"/>
                  <w:sz w:val="20"/>
                  <w:szCs w:val="20"/>
                </w:rPr>
                <w:t>0.4%</w:t>
              </w:r>
            </w:ins>
          </w:p>
        </w:tc>
      </w:tr>
      <w:tr w:rsidR="00AA407E" w:rsidRPr="00B17ACB" w14:paraId="397B90B3" w14:textId="77777777" w:rsidTr="0016045C">
        <w:trPr>
          <w:ins w:id="551"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415D8D47" w14:textId="77777777" w:rsidR="00AA407E" w:rsidRPr="00B17ACB" w:rsidRDefault="00AA407E" w:rsidP="0016045C">
            <w:pPr>
              <w:spacing w:after="0" w:line="240" w:lineRule="auto"/>
              <w:rPr>
                <w:ins w:id="552" w:author="swolberg@amazon.com" w:date="2023-03-14T19:16:00Z"/>
                <w:rFonts w:ascii="Calibri" w:eastAsia="Times New Roman" w:hAnsi="Calibri" w:cs="Calibri"/>
                <w:sz w:val="20"/>
                <w:szCs w:val="20"/>
              </w:rPr>
            </w:pPr>
            <w:ins w:id="553" w:author="swolberg@amazon.com" w:date="2023-03-14T19:16:00Z">
              <w:r w:rsidRPr="00B17ACB">
                <w:rPr>
                  <w:rFonts w:ascii="Calibri" w:eastAsia="Times New Roman" w:hAnsi="Calibri" w:cs="Calibri"/>
                  <w:sz w:val="20"/>
                  <w:szCs w:val="20"/>
                </w:rPr>
                <w:t>Finance Customer Folder</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D01BE6D" w14:textId="77777777" w:rsidR="00AA407E" w:rsidRPr="00B17ACB" w:rsidRDefault="00AA407E" w:rsidP="0016045C">
            <w:pPr>
              <w:spacing w:after="0" w:line="240" w:lineRule="auto"/>
              <w:rPr>
                <w:ins w:id="554" w:author="swolberg@amazon.com" w:date="2023-03-14T19:16:00Z"/>
                <w:rFonts w:ascii="Calibri" w:eastAsia="Times New Roman" w:hAnsi="Calibri" w:cs="Calibri"/>
                <w:sz w:val="20"/>
                <w:szCs w:val="20"/>
              </w:rPr>
            </w:pPr>
            <w:ins w:id="555" w:author="swolberg@amazon.com" w:date="2023-03-14T19:16:00Z">
              <w:r w:rsidRPr="00B17ACB">
                <w:rPr>
                  <w:rFonts w:ascii="Calibri" w:eastAsia="Times New Roman" w:hAnsi="Calibri" w:cs="Calibri"/>
                  <w:sz w:val="20"/>
                  <w:szCs w:val="20"/>
                </w:rPr>
                <w:t>12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6F32914" w14:textId="77777777" w:rsidR="00AA407E" w:rsidRPr="00B17ACB" w:rsidRDefault="00AA407E" w:rsidP="0016045C">
            <w:pPr>
              <w:spacing w:after="0" w:line="240" w:lineRule="auto"/>
              <w:rPr>
                <w:ins w:id="556" w:author="swolberg@amazon.com" w:date="2023-03-14T19:16:00Z"/>
                <w:rFonts w:ascii="Calibri" w:eastAsia="Times New Roman" w:hAnsi="Calibri" w:cs="Calibri"/>
                <w:sz w:val="20"/>
                <w:szCs w:val="20"/>
              </w:rPr>
            </w:pPr>
            <w:ins w:id="557" w:author="swolberg@amazon.com" w:date="2023-03-14T19:16:00Z">
              <w:r w:rsidRPr="00B17ACB">
                <w:rPr>
                  <w:rFonts w:ascii="Calibri" w:eastAsia="Times New Roman" w:hAnsi="Calibri" w:cs="Calibri"/>
                  <w:sz w:val="20"/>
                  <w:szCs w:val="20"/>
                </w:rPr>
                <w:t>0.4%</w:t>
              </w:r>
            </w:ins>
          </w:p>
        </w:tc>
      </w:tr>
      <w:tr w:rsidR="00AA407E" w:rsidRPr="00B17ACB" w14:paraId="7FF98E20" w14:textId="77777777" w:rsidTr="0016045C">
        <w:trPr>
          <w:ins w:id="558"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546AF1DA" w14:textId="77777777" w:rsidR="00AA407E" w:rsidRPr="00B17ACB" w:rsidRDefault="00AA407E" w:rsidP="0016045C">
            <w:pPr>
              <w:spacing w:after="0" w:line="240" w:lineRule="auto"/>
              <w:rPr>
                <w:ins w:id="559" w:author="swolberg@amazon.com" w:date="2023-03-14T19:16:00Z"/>
                <w:rFonts w:ascii="Calibri" w:eastAsia="Times New Roman" w:hAnsi="Calibri" w:cs="Calibri"/>
                <w:sz w:val="20"/>
                <w:szCs w:val="20"/>
              </w:rPr>
            </w:pPr>
            <w:ins w:id="560" w:author="swolberg@amazon.com" w:date="2023-03-14T19:16:00Z">
              <w:r w:rsidRPr="00B17ACB">
                <w:rPr>
                  <w:rFonts w:ascii="Calibri" w:eastAsia="Times New Roman" w:hAnsi="Calibri" w:cs="Calibri"/>
                  <w:sz w:val="20"/>
                  <w:szCs w:val="20"/>
                </w:rPr>
                <w:t>Bug/API Error</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5CD1555" w14:textId="77777777" w:rsidR="00AA407E" w:rsidRPr="00B17ACB" w:rsidRDefault="00AA407E" w:rsidP="0016045C">
            <w:pPr>
              <w:spacing w:after="0" w:line="240" w:lineRule="auto"/>
              <w:rPr>
                <w:ins w:id="561" w:author="swolberg@amazon.com" w:date="2023-03-14T19:16:00Z"/>
                <w:rFonts w:ascii="Calibri" w:eastAsia="Times New Roman" w:hAnsi="Calibri" w:cs="Calibri"/>
                <w:sz w:val="20"/>
                <w:szCs w:val="20"/>
              </w:rPr>
            </w:pPr>
            <w:ins w:id="562" w:author="swolberg@amazon.com" w:date="2023-03-14T19:16:00Z">
              <w:r w:rsidRPr="00B17ACB">
                <w:rPr>
                  <w:rFonts w:ascii="Calibri" w:eastAsia="Times New Roman" w:hAnsi="Calibri" w:cs="Calibri"/>
                  <w:sz w:val="20"/>
                  <w:szCs w:val="20"/>
                </w:rPr>
                <w:t>9</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7B82F40" w14:textId="77777777" w:rsidR="00AA407E" w:rsidRPr="00B17ACB" w:rsidRDefault="00AA407E" w:rsidP="0016045C">
            <w:pPr>
              <w:spacing w:after="0" w:line="240" w:lineRule="auto"/>
              <w:rPr>
                <w:ins w:id="563" w:author="swolberg@amazon.com" w:date="2023-03-14T19:16:00Z"/>
                <w:rFonts w:ascii="Calibri" w:eastAsia="Times New Roman" w:hAnsi="Calibri" w:cs="Calibri"/>
                <w:sz w:val="20"/>
                <w:szCs w:val="20"/>
              </w:rPr>
            </w:pPr>
            <w:ins w:id="564" w:author="swolberg@amazon.com" w:date="2023-03-14T19:16:00Z">
              <w:r w:rsidRPr="00B17ACB">
                <w:rPr>
                  <w:rFonts w:ascii="Calibri" w:eastAsia="Times New Roman" w:hAnsi="Calibri" w:cs="Calibri"/>
                  <w:sz w:val="20"/>
                  <w:szCs w:val="20"/>
                </w:rPr>
                <w:t>0.3%</w:t>
              </w:r>
            </w:ins>
          </w:p>
        </w:tc>
      </w:tr>
      <w:tr w:rsidR="00AA407E" w:rsidRPr="00B17ACB" w14:paraId="2DBF21EC" w14:textId="77777777" w:rsidTr="0016045C">
        <w:trPr>
          <w:ins w:id="565"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23CE66B3" w14:textId="77777777" w:rsidR="00AA407E" w:rsidRPr="00B17ACB" w:rsidRDefault="00AA407E" w:rsidP="0016045C">
            <w:pPr>
              <w:spacing w:after="0" w:line="240" w:lineRule="auto"/>
              <w:rPr>
                <w:ins w:id="566" w:author="swolberg@amazon.com" w:date="2023-03-14T19:16:00Z"/>
                <w:rFonts w:ascii="Calibri" w:eastAsia="Times New Roman" w:hAnsi="Calibri" w:cs="Calibri"/>
                <w:sz w:val="20"/>
                <w:szCs w:val="20"/>
              </w:rPr>
            </w:pPr>
            <w:ins w:id="567" w:author="swolberg@amazon.com" w:date="2023-03-14T19:16:00Z">
              <w:r w:rsidRPr="00B17ACB">
                <w:rPr>
                  <w:rFonts w:ascii="Calibri" w:eastAsia="Times New Roman" w:hAnsi="Calibri" w:cs="Calibri"/>
                  <w:sz w:val="20"/>
                  <w:szCs w:val="20"/>
                </w:rPr>
                <w:t>Feature Request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046AB48" w14:textId="77777777" w:rsidR="00AA407E" w:rsidRPr="00B17ACB" w:rsidRDefault="00AA407E" w:rsidP="0016045C">
            <w:pPr>
              <w:spacing w:after="0" w:line="240" w:lineRule="auto"/>
              <w:rPr>
                <w:ins w:id="568" w:author="swolberg@amazon.com" w:date="2023-03-14T19:16:00Z"/>
                <w:rFonts w:ascii="Calibri" w:eastAsia="Times New Roman" w:hAnsi="Calibri" w:cs="Calibri"/>
                <w:sz w:val="20"/>
                <w:szCs w:val="20"/>
              </w:rPr>
            </w:pPr>
            <w:ins w:id="569" w:author="swolberg@amazon.com" w:date="2023-03-14T19:16:00Z">
              <w:r w:rsidRPr="00B17ACB">
                <w:rPr>
                  <w:rFonts w:ascii="Calibri" w:eastAsia="Times New Roman" w:hAnsi="Calibri" w:cs="Calibri"/>
                  <w:sz w:val="20"/>
                  <w:szCs w:val="20"/>
                </w:rPr>
                <w:t>6</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225C338" w14:textId="77777777" w:rsidR="00AA407E" w:rsidRPr="00B17ACB" w:rsidRDefault="00AA407E" w:rsidP="0016045C">
            <w:pPr>
              <w:spacing w:after="0" w:line="240" w:lineRule="auto"/>
              <w:rPr>
                <w:ins w:id="570" w:author="swolberg@amazon.com" w:date="2023-03-14T19:16:00Z"/>
                <w:rFonts w:ascii="Calibri" w:eastAsia="Times New Roman" w:hAnsi="Calibri" w:cs="Calibri"/>
                <w:sz w:val="20"/>
                <w:szCs w:val="20"/>
              </w:rPr>
            </w:pPr>
            <w:ins w:id="571" w:author="swolberg@amazon.com" w:date="2023-03-14T19:16:00Z">
              <w:r w:rsidRPr="00B17ACB">
                <w:rPr>
                  <w:rFonts w:ascii="Calibri" w:eastAsia="Times New Roman" w:hAnsi="Calibri" w:cs="Calibri"/>
                  <w:sz w:val="20"/>
                  <w:szCs w:val="20"/>
                </w:rPr>
                <w:t>0.2%</w:t>
              </w:r>
            </w:ins>
          </w:p>
        </w:tc>
      </w:tr>
      <w:tr w:rsidR="00AA407E" w:rsidRPr="00B17ACB" w14:paraId="6A55D800" w14:textId="77777777" w:rsidTr="0016045C">
        <w:trPr>
          <w:ins w:id="572"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88527D7" w14:textId="77777777" w:rsidR="00AA407E" w:rsidRPr="00B17ACB" w:rsidRDefault="00AA407E" w:rsidP="0016045C">
            <w:pPr>
              <w:spacing w:after="0" w:line="240" w:lineRule="auto"/>
              <w:rPr>
                <w:ins w:id="573" w:author="swolberg@amazon.com" w:date="2023-03-14T19:16:00Z"/>
                <w:rFonts w:ascii="Calibri" w:eastAsia="Times New Roman" w:hAnsi="Calibri" w:cs="Calibri"/>
                <w:sz w:val="20"/>
                <w:szCs w:val="20"/>
              </w:rPr>
            </w:pPr>
            <w:ins w:id="574" w:author="swolberg@amazon.com" w:date="2023-03-14T19:16:00Z">
              <w:r w:rsidRPr="00B17ACB">
                <w:rPr>
                  <w:rFonts w:ascii="Calibri" w:eastAsia="Times New Roman" w:hAnsi="Calibri" w:cs="Calibri"/>
                  <w:sz w:val="20"/>
                  <w:szCs w:val="20"/>
                </w:rPr>
                <w:t>Home Feature Request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756130F" w14:textId="77777777" w:rsidR="00AA407E" w:rsidRPr="00B17ACB" w:rsidRDefault="00AA407E" w:rsidP="0016045C">
            <w:pPr>
              <w:spacing w:after="0" w:line="240" w:lineRule="auto"/>
              <w:rPr>
                <w:ins w:id="575" w:author="swolberg@amazon.com" w:date="2023-03-14T19:16:00Z"/>
                <w:rFonts w:ascii="Calibri" w:eastAsia="Times New Roman" w:hAnsi="Calibri" w:cs="Calibri"/>
                <w:sz w:val="20"/>
                <w:szCs w:val="20"/>
              </w:rPr>
            </w:pPr>
            <w:ins w:id="576" w:author="swolberg@amazon.com" w:date="2023-03-14T19:16:00Z">
              <w:r w:rsidRPr="00B17ACB">
                <w:rPr>
                  <w:rFonts w:ascii="Calibri" w:eastAsia="Times New Roman" w:hAnsi="Calibri" w:cs="Calibri"/>
                  <w:sz w:val="20"/>
                  <w:szCs w:val="20"/>
                </w:rPr>
                <w:t>5</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C2609E1" w14:textId="77777777" w:rsidR="00AA407E" w:rsidRPr="00B17ACB" w:rsidRDefault="00AA407E" w:rsidP="0016045C">
            <w:pPr>
              <w:spacing w:after="0" w:line="240" w:lineRule="auto"/>
              <w:rPr>
                <w:ins w:id="577" w:author="swolberg@amazon.com" w:date="2023-03-14T19:16:00Z"/>
                <w:rFonts w:ascii="Calibri" w:eastAsia="Times New Roman" w:hAnsi="Calibri" w:cs="Calibri"/>
                <w:sz w:val="20"/>
                <w:szCs w:val="20"/>
              </w:rPr>
            </w:pPr>
            <w:ins w:id="578" w:author="swolberg@amazon.com" w:date="2023-03-14T19:16:00Z">
              <w:r w:rsidRPr="00B17ACB">
                <w:rPr>
                  <w:rFonts w:ascii="Calibri" w:eastAsia="Times New Roman" w:hAnsi="Calibri" w:cs="Calibri"/>
                  <w:sz w:val="20"/>
                  <w:szCs w:val="20"/>
                </w:rPr>
                <w:t>0.2%</w:t>
              </w:r>
            </w:ins>
          </w:p>
        </w:tc>
      </w:tr>
      <w:tr w:rsidR="00AA407E" w:rsidRPr="00B17ACB" w14:paraId="742E0589" w14:textId="77777777" w:rsidTr="0016045C">
        <w:trPr>
          <w:ins w:id="579"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7A4C5AFA" w14:textId="77777777" w:rsidR="00AA407E" w:rsidRPr="00B17ACB" w:rsidRDefault="00AA407E" w:rsidP="0016045C">
            <w:pPr>
              <w:spacing w:after="0" w:line="240" w:lineRule="auto"/>
              <w:rPr>
                <w:ins w:id="580" w:author="swolberg@amazon.com" w:date="2023-03-14T19:16:00Z"/>
                <w:rFonts w:ascii="Calibri" w:eastAsia="Times New Roman" w:hAnsi="Calibri" w:cs="Calibri"/>
                <w:sz w:val="20"/>
                <w:szCs w:val="20"/>
              </w:rPr>
            </w:pPr>
            <w:ins w:id="581" w:author="swolberg@amazon.com" w:date="2023-03-14T19:16:00Z">
              <w:r w:rsidRPr="00B17ACB">
                <w:rPr>
                  <w:rFonts w:ascii="Calibri" w:eastAsia="Times New Roman" w:hAnsi="Calibri" w:cs="Calibri"/>
                  <w:sz w:val="20"/>
                  <w:szCs w:val="20"/>
                </w:rPr>
                <w:t>Financial Planning Feature Request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E4B26FF" w14:textId="77777777" w:rsidR="00AA407E" w:rsidRPr="00B17ACB" w:rsidRDefault="00AA407E" w:rsidP="0016045C">
            <w:pPr>
              <w:spacing w:after="0" w:line="240" w:lineRule="auto"/>
              <w:rPr>
                <w:ins w:id="582" w:author="swolberg@amazon.com" w:date="2023-03-14T19:16:00Z"/>
                <w:rFonts w:ascii="Calibri" w:eastAsia="Times New Roman" w:hAnsi="Calibri" w:cs="Calibri"/>
                <w:sz w:val="20"/>
                <w:szCs w:val="20"/>
              </w:rPr>
            </w:pPr>
            <w:ins w:id="583"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4240059" w14:textId="77777777" w:rsidR="00AA407E" w:rsidRPr="00B17ACB" w:rsidRDefault="00AA407E" w:rsidP="0016045C">
            <w:pPr>
              <w:spacing w:after="0" w:line="240" w:lineRule="auto"/>
              <w:rPr>
                <w:ins w:id="584" w:author="swolberg@amazon.com" w:date="2023-03-14T19:16:00Z"/>
                <w:rFonts w:ascii="Calibri" w:eastAsia="Times New Roman" w:hAnsi="Calibri" w:cs="Calibri"/>
                <w:sz w:val="20"/>
                <w:szCs w:val="20"/>
              </w:rPr>
            </w:pPr>
            <w:ins w:id="585" w:author="swolberg@amazon.com" w:date="2023-03-14T19:16:00Z">
              <w:r w:rsidRPr="00B17ACB">
                <w:rPr>
                  <w:rFonts w:ascii="Calibri" w:eastAsia="Times New Roman" w:hAnsi="Calibri" w:cs="Calibri"/>
                  <w:sz w:val="20"/>
                  <w:szCs w:val="20"/>
                </w:rPr>
                <w:t>0.1%</w:t>
              </w:r>
            </w:ins>
          </w:p>
        </w:tc>
      </w:tr>
      <w:tr w:rsidR="00AA407E" w:rsidRPr="00B17ACB" w14:paraId="7DB30F8C" w14:textId="77777777" w:rsidTr="0016045C">
        <w:trPr>
          <w:ins w:id="586"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2497433F" w14:textId="77777777" w:rsidR="00AA407E" w:rsidRPr="00B17ACB" w:rsidRDefault="00AA407E" w:rsidP="0016045C">
            <w:pPr>
              <w:spacing w:after="0" w:line="240" w:lineRule="auto"/>
              <w:rPr>
                <w:ins w:id="587" w:author="swolberg@amazon.com" w:date="2023-03-14T19:16:00Z"/>
                <w:rFonts w:ascii="Calibri" w:eastAsia="Times New Roman" w:hAnsi="Calibri" w:cs="Calibri"/>
                <w:sz w:val="20"/>
                <w:szCs w:val="20"/>
              </w:rPr>
            </w:pPr>
            <w:ins w:id="588" w:author="swolberg@amazon.com" w:date="2023-03-14T19:16:00Z">
              <w:r w:rsidRPr="00B17ACB">
                <w:rPr>
                  <w:rFonts w:ascii="Calibri" w:eastAsia="Times New Roman" w:hAnsi="Calibri" w:cs="Calibri"/>
                  <w:sz w:val="20"/>
                  <w:szCs w:val="20"/>
                </w:rPr>
                <w:t>RTIP to Booker D_MP</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9FB7FB5" w14:textId="77777777" w:rsidR="00AA407E" w:rsidRPr="00B17ACB" w:rsidRDefault="00AA407E" w:rsidP="0016045C">
            <w:pPr>
              <w:spacing w:after="0" w:line="240" w:lineRule="auto"/>
              <w:rPr>
                <w:ins w:id="589" w:author="swolberg@amazon.com" w:date="2023-03-14T19:16:00Z"/>
                <w:rFonts w:ascii="Calibri" w:eastAsia="Times New Roman" w:hAnsi="Calibri" w:cs="Calibri"/>
                <w:sz w:val="20"/>
                <w:szCs w:val="20"/>
              </w:rPr>
            </w:pPr>
            <w:ins w:id="590"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05F28F5" w14:textId="77777777" w:rsidR="00AA407E" w:rsidRPr="00B17ACB" w:rsidRDefault="00AA407E" w:rsidP="0016045C">
            <w:pPr>
              <w:spacing w:after="0" w:line="240" w:lineRule="auto"/>
              <w:rPr>
                <w:ins w:id="591" w:author="swolberg@amazon.com" w:date="2023-03-14T19:16:00Z"/>
                <w:rFonts w:ascii="Calibri" w:eastAsia="Times New Roman" w:hAnsi="Calibri" w:cs="Calibri"/>
                <w:sz w:val="20"/>
                <w:szCs w:val="20"/>
              </w:rPr>
            </w:pPr>
            <w:ins w:id="592" w:author="swolberg@amazon.com" w:date="2023-03-14T19:16:00Z">
              <w:r w:rsidRPr="00B17ACB">
                <w:rPr>
                  <w:rFonts w:ascii="Calibri" w:eastAsia="Times New Roman" w:hAnsi="Calibri" w:cs="Calibri"/>
                  <w:sz w:val="20"/>
                  <w:szCs w:val="20"/>
                </w:rPr>
                <w:t>0.1%</w:t>
              </w:r>
            </w:ins>
          </w:p>
        </w:tc>
      </w:tr>
      <w:tr w:rsidR="00AA407E" w:rsidRPr="00B17ACB" w14:paraId="3C2F0111" w14:textId="77777777" w:rsidTr="0016045C">
        <w:trPr>
          <w:ins w:id="593"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5968782D" w14:textId="77777777" w:rsidR="00AA407E" w:rsidRPr="00B17ACB" w:rsidRDefault="00AA407E" w:rsidP="0016045C">
            <w:pPr>
              <w:spacing w:after="0" w:line="240" w:lineRule="auto"/>
              <w:rPr>
                <w:ins w:id="594" w:author="swolberg@amazon.com" w:date="2023-03-14T19:16:00Z"/>
                <w:rFonts w:ascii="Calibri" w:eastAsia="Times New Roman" w:hAnsi="Calibri" w:cs="Calibri"/>
                <w:sz w:val="20"/>
                <w:szCs w:val="20"/>
              </w:rPr>
            </w:pPr>
            <w:ins w:id="595" w:author="swolberg@amazon.com" w:date="2023-03-14T19:16:00Z">
              <w:r w:rsidRPr="00B17ACB">
                <w:rPr>
                  <w:rFonts w:ascii="Calibri" w:eastAsia="Times New Roman" w:hAnsi="Calibri" w:cs="Calibri"/>
                  <w:sz w:val="20"/>
                  <w:szCs w:val="20"/>
                </w:rPr>
                <w:t>Data Dictionary Feature Request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7D73C2E" w14:textId="77777777" w:rsidR="00AA407E" w:rsidRPr="00B17ACB" w:rsidRDefault="00AA407E" w:rsidP="0016045C">
            <w:pPr>
              <w:spacing w:after="0" w:line="240" w:lineRule="auto"/>
              <w:rPr>
                <w:ins w:id="596" w:author="swolberg@amazon.com" w:date="2023-03-14T19:16:00Z"/>
                <w:rFonts w:ascii="Calibri" w:eastAsia="Times New Roman" w:hAnsi="Calibri" w:cs="Calibri"/>
                <w:sz w:val="20"/>
                <w:szCs w:val="20"/>
              </w:rPr>
            </w:pPr>
            <w:ins w:id="597"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72C5E6B" w14:textId="77777777" w:rsidR="00AA407E" w:rsidRPr="00B17ACB" w:rsidRDefault="00AA407E" w:rsidP="0016045C">
            <w:pPr>
              <w:spacing w:after="0" w:line="240" w:lineRule="auto"/>
              <w:rPr>
                <w:ins w:id="598" w:author="swolberg@amazon.com" w:date="2023-03-14T19:16:00Z"/>
                <w:rFonts w:ascii="Calibri" w:eastAsia="Times New Roman" w:hAnsi="Calibri" w:cs="Calibri"/>
                <w:sz w:val="20"/>
                <w:szCs w:val="20"/>
              </w:rPr>
            </w:pPr>
            <w:ins w:id="599" w:author="swolberg@amazon.com" w:date="2023-03-14T19:16:00Z">
              <w:r w:rsidRPr="00B17ACB">
                <w:rPr>
                  <w:rFonts w:ascii="Calibri" w:eastAsia="Times New Roman" w:hAnsi="Calibri" w:cs="Calibri"/>
                  <w:sz w:val="20"/>
                  <w:szCs w:val="20"/>
                </w:rPr>
                <w:t>0.1%</w:t>
              </w:r>
            </w:ins>
          </w:p>
        </w:tc>
      </w:tr>
      <w:tr w:rsidR="00AA407E" w:rsidRPr="00B17ACB" w14:paraId="0CE8B598" w14:textId="77777777" w:rsidTr="0016045C">
        <w:trPr>
          <w:ins w:id="600"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7248CCFA" w14:textId="77777777" w:rsidR="00AA407E" w:rsidRPr="00B17ACB" w:rsidRDefault="00AA407E" w:rsidP="0016045C">
            <w:pPr>
              <w:spacing w:after="0" w:line="240" w:lineRule="auto"/>
              <w:rPr>
                <w:ins w:id="601" w:author="swolberg@amazon.com" w:date="2023-03-14T19:16:00Z"/>
                <w:rFonts w:ascii="Calibri" w:eastAsia="Times New Roman" w:hAnsi="Calibri" w:cs="Calibri"/>
                <w:sz w:val="20"/>
                <w:szCs w:val="20"/>
              </w:rPr>
            </w:pPr>
            <w:ins w:id="602" w:author="swolberg@amazon.com" w:date="2023-03-14T19:16:00Z">
              <w:r w:rsidRPr="00B17ACB">
                <w:rPr>
                  <w:rFonts w:ascii="Calibri" w:eastAsia="Times New Roman" w:hAnsi="Calibri" w:cs="Calibri"/>
                  <w:sz w:val="20"/>
                  <w:szCs w:val="20"/>
                </w:rPr>
                <w:t>Fortune Metrics / Slice Intake Requests</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DEC90EC" w14:textId="77777777" w:rsidR="00AA407E" w:rsidRPr="00B17ACB" w:rsidRDefault="00AA407E" w:rsidP="0016045C">
            <w:pPr>
              <w:spacing w:after="0" w:line="240" w:lineRule="auto"/>
              <w:rPr>
                <w:ins w:id="603" w:author="swolberg@amazon.com" w:date="2023-03-14T19:16:00Z"/>
                <w:rFonts w:ascii="Calibri" w:eastAsia="Times New Roman" w:hAnsi="Calibri" w:cs="Calibri"/>
                <w:sz w:val="20"/>
                <w:szCs w:val="20"/>
              </w:rPr>
            </w:pPr>
            <w:ins w:id="604"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780A28D" w14:textId="77777777" w:rsidR="00AA407E" w:rsidRPr="00B17ACB" w:rsidRDefault="00AA407E" w:rsidP="0016045C">
            <w:pPr>
              <w:spacing w:after="0" w:line="240" w:lineRule="auto"/>
              <w:rPr>
                <w:ins w:id="605" w:author="swolberg@amazon.com" w:date="2023-03-14T19:16:00Z"/>
                <w:rFonts w:ascii="Calibri" w:eastAsia="Times New Roman" w:hAnsi="Calibri" w:cs="Calibri"/>
                <w:sz w:val="20"/>
                <w:szCs w:val="20"/>
              </w:rPr>
            </w:pPr>
            <w:ins w:id="606" w:author="swolberg@amazon.com" w:date="2023-03-14T19:16:00Z">
              <w:r w:rsidRPr="00B17ACB">
                <w:rPr>
                  <w:rFonts w:ascii="Calibri" w:eastAsia="Times New Roman" w:hAnsi="Calibri" w:cs="Calibri"/>
                  <w:sz w:val="20"/>
                  <w:szCs w:val="20"/>
                </w:rPr>
                <w:t>0.0%</w:t>
              </w:r>
            </w:ins>
          </w:p>
        </w:tc>
      </w:tr>
      <w:tr w:rsidR="00AA407E" w:rsidRPr="00B17ACB" w14:paraId="224259C9" w14:textId="77777777" w:rsidTr="0016045C">
        <w:trPr>
          <w:ins w:id="607"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shd w:val="clear" w:color="auto" w:fill="D9E1F2"/>
            <w:vAlign w:val="bottom"/>
            <w:hideMark/>
          </w:tcPr>
          <w:p w14:paraId="568B4ECD" w14:textId="77777777" w:rsidR="00AA407E" w:rsidRPr="00B17ACB" w:rsidRDefault="00AA407E" w:rsidP="0016045C">
            <w:pPr>
              <w:spacing w:after="0" w:line="240" w:lineRule="auto"/>
              <w:rPr>
                <w:ins w:id="608" w:author="swolberg@amazon.com" w:date="2023-03-14T19:16:00Z"/>
                <w:rFonts w:ascii="Calibri" w:eastAsia="Times New Roman" w:hAnsi="Calibri" w:cs="Calibri"/>
                <w:b/>
                <w:bCs/>
                <w:sz w:val="20"/>
                <w:szCs w:val="20"/>
              </w:rPr>
            </w:pPr>
            <w:ins w:id="609" w:author="swolberg@amazon.com" w:date="2023-03-14T19:16:00Z">
              <w:r w:rsidRPr="00B17ACB">
                <w:rPr>
                  <w:rFonts w:ascii="Calibri" w:eastAsia="Times New Roman" w:hAnsi="Calibri" w:cs="Calibri"/>
                  <w:b/>
                  <w:bCs/>
                  <w:sz w:val="20"/>
                  <w:szCs w:val="20"/>
                </w:rPr>
                <w:t>Grand Total</w:t>
              </w:r>
            </w:ins>
          </w:p>
        </w:tc>
        <w:tc>
          <w:tcPr>
            <w:tcW w:w="0" w:type="auto"/>
            <w:tcBorders>
              <w:top w:val="single" w:sz="6" w:space="0" w:color="E6E6E6"/>
              <w:left w:val="single" w:sz="6" w:space="0" w:color="E6E6E6"/>
              <w:bottom w:val="single" w:sz="6" w:space="0" w:color="E6E6E6"/>
              <w:right w:val="single" w:sz="6" w:space="0" w:color="E6E6E6"/>
            </w:tcBorders>
            <w:shd w:val="clear" w:color="auto" w:fill="D9E1F2"/>
            <w:vAlign w:val="bottom"/>
            <w:hideMark/>
          </w:tcPr>
          <w:p w14:paraId="395AEC5C" w14:textId="77777777" w:rsidR="00AA407E" w:rsidRPr="00B17ACB" w:rsidRDefault="00AA407E" w:rsidP="0016045C">
            <w:pPr>
              <w:spacing w:after="0" w:line="240" w:lineRule="auto"/>
              <w:rPr>
                <w:ins w:id="610" w:author="swolberg@amazon.com" w:date="2023-03-14T19:16:00Z"/>
                <w:rFonts w:ascii="Calibri" w:eastAsia="Times New Roman" w:hAnsi="Calibri" w:cs="Calibri"/>
                <w:b/>
                <w:bCs/>
                <w:sz w:val="20"/>
                <w:szCs w:val="20"/>
              </w:rPr>
            </w:pPr>
            <w:ins w:id="611" w:author="swolberg@amazon.com" w:date="2023-03-14T19:16:00Z">
              <w:r w:rsidRPr="00B17ACB">
                <w:rPr>
                  <w:rFonts w:ascii="Calibri" w:eastAsia="Times New Roman" w:hAnsi="Calibri" w:cs="Calibri"/>
                  <w:b/>
                  <w:bCs/>
                  <w:sz w:val="20"/>
                  <w:szCs w:val="20"/>
                </w:rPr>
                <w:t>2694</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02A4FC0" w14:textId="77777777" w:rsidR="00AA407E" w:rsidRPr="00B17ACB" w:rsidRDefault="00AA407E" w:rsidP="0016045C">
            <w:pPr>
              <w:spacing w:after="0" w:line="240" w:lineRule="auto"/>
              <w:rPr>
                <w:ins w:id="612" w:author="swolberg@amazon.com" w:date="2023-03-14T19:16:00Z"/>
                <w:rFonts w:ascii="Calibri" w:eastAsia="Times New Roman" w:hAnsi="Calibri" w:cs="Calibri"/>
                <w:sz w:val="20"/>
                <w:szCs w:val="20"/>
              </w:rPr>
            </w:pPr>
            <w:ins w:id="613" w:author="swolberg@amazon.com" w:date="2023-03-14T19:16:00Z">
              <w:r w:rsidRPr="00B17ACB">
                <w:rPr>
                  <w:rFonts w:ascii="Calibri" w:eastAsia="Times New Roman" w:hAnsi="Calibri" w:cs="Calibri"/>
                  <w:sz w:val="20"/>
                  <w:szCs w:val="20"/>
                </w:rPr>
                <w:t>100.0%</w:t>
              </w:r>
            </w:ins>
          </w:p>
        </w:tc>
      </w:tr>
    </w:tbl>
    <w:p w14:paraId="667B302F" w14:textId="77777777" w:rsidR="00AA407E" w:rsidRPr="00B17ACB" w:rsidRDefault="00AA407E" w:rsidP="00AA407E">
      <w:pPr>
        <w:spacing w:after="240" w:line="240" w:lineRule="auto"/>
        <w:rPr>
          <w:ins w:id="614" w:author="swolberg@amazon.com" w:date="2023-03-14T19:16:00Z"/>
          <w:rFonts w:ascii="Calibri" w:eastAsia="Times New Roman" w:hAnsi="Calibri" w:cs="Calibri"/>
          <w:sz w:val="20"/>
          <w:szCs w:val="20"/>
        </w:rPr>
      </w:pPr>
      <w:ins w:id="615" w:author="swolberg@amazon.com" w:date="2023-03-14T19:16:00Z">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Insight 2:</w:t>
        </w:r>
        <w:r w:rsidRPr="00B17ACB">
          <w:rPr>
            <w:rFonts w:ascii="Calibri" w:eastAsia="Times New Roman" w:hAnsi="Calibri" w:cs="Calibri"/>
            <w:sz w:val="20"/>
            <w:szCs w:val="20"/>
          </w:rPr>
          <w:br/>
          <w:t>1650 user asked question through SIM in 2022 / 25K total users (how many are repeated users??) = 7%</w:t>
        </w:r>
        <w:r w:rsidRPr="00B17ACB">
          <w:rPr>
            <w:rFonts w:ascii="Calibri" w:eastAsia="Times New Roman" w:hAnsi="Calibri" w:cs="Calibri"/>
            <w:sz w:val="20"/>
            <w:szCs w:val="20"/>
          </w:rPr>
          <w:br/>
          <w:t>75% users ask only one question.</w:t>
        </w:r>
        <w:r w:rsidRPr="00B17ACB">
          <w:rPr>
            <w:rFonts w:ascii="Calibri" w:eastAsia="Times New Roman" w:hAnsi="Calibri" w:cs="Calibri"/>
            <w:sz w:val="20"/>
            <w:szCs w:val="20"/>
          </w:rPr>
          <w:br/>
          <w:t>20% users asked raise SIM 2-3 times.</w:t>
        </w:r>
        <w:r w:rsidRPr="00B17ACB">
          <w:rPr>
            <w:rFonts w:ascii="Calibri" w:eastAsia="Times New Roman" w:hAnsi="Calibri" w:cs="Calibri"/>
            <w:sz w:val="20"/>
            <w:szCs w:val="20"/>
          </w:rPr>
          <w:br/>
        </w:r>
        <w:r w:rsidRPr="00B17ACB">
          <w:rPr>
            <w:rFonts w:ascii="Calibri" w:eastAsia="Times New Roman" w:hAnsi="Calibri" w:cs="Calibri"/>
            <w:sz w:val="20"/>
            <w:szCs w:val="20"/>
          </w:rPr>
          <w:br/>
          <w:t xml:space="preserve">vs Survey result </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hAnsi="Calibri" w:cs="Calibri"/>
            <w:b/>
            <w:noProof/>
            <w:sz w:val="20"/>
            <w:szCs w:val="20"/>
          </w:rPr>
          <w:drawing>
            <wp:inline distT="0" distB="0" distL="0" distR="0" wp14:anchorId="3FCBD7D9" wp14:editId="0A2483B7">
              <wp:extent cx="6737350" cy="1265555"/>
              <wp:effectExtent l="0" t="0" r="6350" b="0"/>
              <wp:docPr id="1" name="Picture 1" descr="C:\Users\swolberg\AppData\Local\Microsoft\Windows\INetCache\Content.MSO\753883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olberg\AppData\Local\Microsoft\Windows\INetCache\Content.MSO\75388377.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37350" cy="1265555"/>
                      </a:xfrm>
                      <a:prstGeom prst="rect">
                        <a:avLst/>
                      </a:prstGeom>
                      <a:noFill/>
                      <a:ln>
                        <a:noFill/>
                      </a:ln>
                    </pic:spPr>
                  </pic:pic>
                </a:graphicData>
              </a:graphic>
            </wp:inline>
          </w:drawing>
        </w:r>
      </w:ins>
    </w:p>
    <w:tbl>
      <w:tblPr>
        <w:tblW w:w="0" w:type="auto"/>
        <w:tblCellMar>
          <w:top w:w="15" w:type="dxa"/>
          <w:left w:w="15" w:type="dxa"/>
          <w:bottom w:w="15" w:type="dxa"/>
          <w:right w:w="15" w:type="dxa"/>
        </w:tblCellMar>
        <w:tblLook w:val="04A0" w:firstRow="1" w:lastRow="0" w:firstColumn="1" w:lastColumn="0" w:noHBand="0" w:noVBand="1"/>
      </w:tblPr>
      <w:tblGrid>
        <w:gridCol w:w="1347"/>
        <w:gridCol w:w="941"/>
        <w:gridCol w:w="629"/>
      </w:tblGrid>
      <w:tr w:rsidR="00AA407E" w:rsidRPr="00B17ACB" w14:paraId="70053D2F" w14:textId="77777777" w:rsidTr="0016045C">
        <w:trPr>
          <w:ins w:id="616"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EF475CF" w14:textId="77777777" w:rsidR="00AA407E" w:rsidRPr="00B17ACB" w:rsidRDefault="00AA407E" w:rsidP="0016045C">
            <w:pPr>
              <w:spacing w:after="0" w:line="240" w:lineRule="auto"/>
              <w:rPr>
                <w:ins w:id="617" w:author="swolberg@amazon.com" w:date="2023-03-14T19:16:00Z"/>
                <w:rFonts w:ascii="Calibri" w:eastAsia="Times New Roman" w:hAnsi="Calibri" w:cs="Calibri"/>
                <w:sz w:val="20"/>
                <w:szCs w:val="20"/>
              </w:rPr>
            </w:pPr>
            <w:ins w:id="618" w:author="swolberg@amazon.com" w:date="2023-03-14T19:16:00Z">
              <w:r w:rsidRPr="00B17ACB">
                <w:rPr>
                  <w:rFonts w:ascii="Calibri" w:eastAsia="Times New Roman" w:hAnsi="Calibri" w:cs="Calibri"/>
                  <w:sz w:val="20"/>
                  <w:szCs w:val="20"/>
                </w:rPr>
                <w:t>Number of SIMs</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3584DE8" w14:textId="77777777" w:rsidR="00AA407E" w:rsidRPr="00B17ACB" w:rsidRDefault="00AA407E" w:rsidP="0016045C">
            <w:pPr>
              <w:spacing w:after="0" w:line="240" w:lineRule="auto"/>
              <w:rPr>
                <w:ins w:id="619" w:author="swolberg@amazon.com" w:date="2023-03-14T19:16:00Z"/>
                <w:rFonts w:ascii="Calibri" w:eastAsia="Times New Roman" w:hAnsi="Calibri" w:cs="Calibri"/>
                <w:sz w:val="20"/>
                <w:szCs w:val="20"/>
              </w:rPr>
            </w:pPr>
            <w:ins w:id="620" w:author="swolberg@amazon.com" w:date="2023-03-14T19:16:00Z">
              <w:r w:rsidRPr="00B17ACB">
                <w:rPr>
                  <w:rFonts w:ascii="Calibri" w:eastAsia="Times New Roman" w:hAnsi="Calibri" w:cs="Calibri"/>
                  <w:sz w:val="20"/>
                  <w:szCs w:val="20"/>
                </w:rPr>
                <w:t>User Count</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DB1909B" w14:textId="77777777" w:rsidR="00AA407E" w:rsidRPr="00B17ACB" w:rsidRDefault="00AA407E" w:rsidP="0016045C">
            <w:pPr>
              <w:spacing w:after="0" w:line="240" w:lineRule="auto"/>
              <w:rPr>
                <w:ins w:id="621" w:author="swolberg@amazon.com" w:date="2023-03-14T19:16:00Z"/>
                <w:rFonts w:ascii="Calibri" w:eastAsia="Times New Roman" w:hAnsi="Calibri" w:cs="Calibri"/>
                <w:sz w:val="20"/>
                <w:szCs w:val="20"/>
              </w:rPr>
            </w:pPr>
          </w:p>
        </w:tc>
      </w:tr>
      <w:tr w:rsidR="00AA407E" w:rsidRPr="00B17ACB" w14:paraId="4D9DB7A0" w14:textId="77777777" w:rsidTr="0016045C">
        <w:trPr>
          <w:ins w:id="622"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4091ABB" w14:textId="77777777" w:rsidR="00AA407E" w:rsidRPr="00B17ACB" w:rsidRDefault="00AA407E" w:rsidP="0016045C">
            <w:pPr>
              <w:spacing w:after="0" w:line="240" w:lineRule="auto"/>
              <w:rPr>
                <w:ins w:id="623" w:author="swolberg@amazon.com" w:date="2023-03-14T19:16:00Z"/>
                <w:rFonts w:ascii="Calibri" w:eastAsia="Times New Roman" w:hAnsi="Calibri" w:cs="Calibri"/>
                <w:sz w:val="20"/>
                <w:szCs w:val="20"/>
              </w:rPr>
            </w:pPr>
            <w:ins w:id="624"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C5325B7" w14:textId="77777777" w:rsidR="00AA407E" w:rsidRPr="00B17ACB" w:rsidRDefault="00AA407E" w:rsidP="0016045C">
            <w:pPr>
              <w:spacing w:after="0" w:line="240" w:lineRule="auto"/>
              <w:rPr>
                <w:ins w:id="625" w:author="swolberg@amazon.com" w:date="2023-03-14T19:16:00Z"/>
                <w:rFonts w:ascii="Calibri" w:eastAsia="Times New Roman" w:hAnsi="Calibri" w:cs="Calibri"/>
                <w:sz w:val="20"/>
                <w:szCs w:val="20"/>
              </w:rPr>
            </w:pPr>
            <w:ins w:id="626" w:author="swolberg@amazon.com" w:date="2023-03-14T19:16:00Z">
              <w:r w:rsidRPr="00B17ACB">
                <w:rPr>
                  <w:rFonts w:ascii="Calibri" w:eastAsia="Times New Roman" w:hAnsi="Calibri" w:cs="Calibri"/>
                  <w:sz w:val="20"/>
                  <w:szCs w:val="20"/>
                </w:rPr>
                <w:t>1240</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CDAB6A5" w14:textId="77777777" w:rsidR="00AA407E" w:rsidRPr="00B17ACB" w:rsidRDefault="00AA407E" w:rsidP="0016045C">
            <w:pPr>
              <w:spacing w:after="0" w:line="240" w:lineRule="auto"/>
              <w:rPr>
                <w:ins w:id="627" w:author="swolberg@amazon.com" w:date="2023-03-14T19:16:00Z"/>
                <w:rFonts w:ascii="Calibri" w:eastAsia="Times New Roman" w:hAnsi="Calibri" w:cs="Calibri"/>
                <w:sz w:val="20"/>
                <w:szCs w:val="20"/>
              </w:rPr>
            </w:pPr>
            <w:ins w:id="628" w:author="swolberg@amazon.com" w:date="2023-03-14T19:16:00Z">
              <w:r w:rsidRPr="00B17ACB">
                <w:rPr>
                  <w:rFonts w:ascii="Calibri" w:eastAsia="Times New Roman" w:hAnsi="Calibri" w:cs="Calibri"/>
                  <w:sz w:val="20"/>
                  <w:szCs w:val="20"/>
                </w:rPr>
                <w:t>75.06%</w:t>
              </w:r>
            </w:ins>
          </w:p>
        </w:tc>
      </w:tr>
      <w:tr w:rsidR="00AA407E" w:rsidRPr="00B17ACB" w14:paraId="529B89C3" w14:textId="77777777" w:rsidTr="0016045C">
        <w:trPr>
          <w:ins w:id="629"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369A4D3E" w14:textId="77777777" w:rsidR="00AA407E" w:rsidRPr="00B17ACB" w:rsidRDefault="00AA407E" w:rsidP="0016045C">
            <w:pPr>
              <w:spacing w:after="0" w:line="240" w:lineRule="auto"/>
              <w:rPr>
                <w:ins w:id="630" w:author="swolberg@amazon.com" w:date="2023-03-14T19:16:00Z"/>
                <w:rFonts w:ascii="Calibri" w:eastAsia="Times New Roman" w:hAnsi="Calibri" w:cs="Calibri"/>
                <w:sz w:val="20"/>
                <w:szCs w:val="20"/>
              </w:rPr>
            </w:pPr>
            <w:ins w:id="631" w:author="swolberg@amazon.com" w:date="2023-03-14T19:16:00Z">
              <w:r w:rsidRPr="00B17ACB">
                <w:rPr>
                  <w:rFonts w:ascii="Calibri" w:eastAsia="Times New Roman" w:hAnsi="Calibri" w:cs="Calibri"/>
                  <w:sz w:val="20"/>
                  <w:szCs w:val="20"/>
                </w:rPr>
                <w:t>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8920E60" w14:textId="77777777" w:rsidR="00AA407E" w:rsidRPr="00B17ACB" w:rsidRDefault="00AA407E" w:rsidP="0016045C">
            <w:pPr>
              <w:spacing w:after="0" w:line="240" w:lineRule="auto"/>
              <w:rPr>
                <w:ins w:id="632" w:author="swolberg@amazon.com" w:date="2023-03-14T19:16:00Z"/>
                <w:rFonts w:ascii="Calibri" w:eastAsia="Times New Roman" w:hAnsi="Calibri" w:cs="Calibri"/>
                <w:sz w:val="20"/>
                <w:szCs w:val="20"/>
              </w:rPr>
            </w:pPr>
            <w:ins w:id="633" w:author="swolberg@amazon.com" w:date="2023-03-14T19:16:00Z">
              <w:r w:rsidRPr="00B17ACB">
                <w:rPr>
                  <w:rFonts w:ascii="Calibri" w:eastAsia="Times New Roman" w:hAnsi="Calibri" w:cs="Calibri"/>
                  <w:sz w:val="20"/>
                  <w:szCs w:val="20"/>
                </w:rPr>
                <w:t>241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63E6452" w14:textId="77777777" w:rsidR="00AA407E" w:rsidRPr="00B17ACB" w:rsidRDefault="00AA407E" w:rsidP="0016045C">
            <w:pPr>
              <w:spacing w:after="0" w:line="240" w:lineRule="auto"/>
              <w:rPr>
                <w:ins w:id="634" w:author="swolberg@amazon.com" w:date="2023-03-14T19:16:00Z"/>
                <w:rFonts w:ascii="Calibri" w:eastAsia="Times New Roman" w:hAnsi="Calibri" w:cs="Calibri"/>
                <w:sz w:val="20"/>
                <w:szCs w:val="20"/>
              </w:rPr>
            </w:pPr>
            <w:ins w:id="635" w:author="swolberg@amazon.com" w:date="2023-03-14T19:16:00Z">
              <w:r w:rsidRPr="00B17ACB">
                <w:rPr>
                  <w:rFonts w:ascii="Calibri" w:eastAsia="Times New Roman" w:hAnsi="Calibri" w:cs="Calibri"/>
                  <w:sz w:val="20"/>
                  <w:szCs w:val="20"/>
                </w:rPr>
                <w:t>14.59%</w:t>
              </w:r>
            </w:ins>
          </w:p>
        </w:tc>
      </w:tr>
      <w:tr w:rsidR="00AA407E" w:rsidRPr="00B17ACB" w14:paraId="425AA7A4" w14:textId="77777777" w:rsidTr="0016045C">
        <w:trPr>
          <w:ins w:id="636"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3400CDF0" w14:textId="77777777" w:rsidR="00AA407E" w:rsidRPr="00B17ACB" w:rsidRDefault="00AA407E" w:rsidP="0016045C">
            <w:pPr>
              <w:spacing w:after="0" w:line="240" w:lineRule="auto"/>
              <w:rPr>
                <w:ins w:id="637" w:author="swolberg@amazon.com" w:date="2023-03-14T19:16:00Z"/>
                <w:rFonts w:ascii="Calibri" w:eastAsia="Times New Roman" w:hAnsi="Calibri" w:cs="Calibri"/>
                <w:sz w:val="20"/>
                <w:szCs w:val="20"/>
              </w:rPr>
            </w:pPr>
            <w:ins w:id="638"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DE950B3" w14:textId="77777777" w:rsidR="00AA407E" w:rsidRPr="00B17ACB" w:rsidRDefault="00AA407E" w:rsidP="0016045C">
            <w:pPr>
              <w:spacing w:after="0" w:line="240" w:lineRule="auto"/>
              <w:rPr>
                <w:ins w:id="639" w:author="swolberg@amazon.com" w:date="2023-03-14T19:16:00Z"/>
                <w:rFonts w:ascii="Calibri" w:eastAsia="Times New Roman" w:hAnsi="Calibri" w:cs="Calibri"/>
                <w:sz w:val="20"/>
                <w:szCs w:val="20"/>
              </w:rPr>
            </w:pPr>
            <w:ins w:id="640" w:author="swolberg@amazon.com" w:date="2023-03-14T19:16:00Z">
              <w:r w:rsidRPr="00B17ACB">
                <w:rPr>
                  <w:rFonts w:ascii="Calibri" w:eastAsia="Times New Roman" w:hAnsi="Calibri" w:cs="Calibri"/>
                  <w:sz w:val="20"/>
                  <w:szCs w:val="20"/>
                </w:rPr>
                <w:t>96</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AC994B5" w14:textId="77777777" w:rsidR="00AA407E" w:rsidRPr="00B17ACB" w:rsidRDefault="00AA407E" w:rsidP="0016045C">
            <w:pPr>
              <w:spacing w:after="0" w:line="240" w:lineRule="auto"/>
              <w:rPr>
                <w:ins w:id="641" w:author="swolberg@amazon.com" w:date="2023-03-14T19:16:00Z"/>
                <w:rFonts w:ascii="Calibri" w:eastAsia="Times New Roman" w:hAnsi="Calibri" w:cs="Calibri"/>
                <w:sz w:val="20"/>
                <w:szCs w:val="20"/>
              </w:rPr>
            </w:pPr>
            <w:ins w:id="642" w:author="swolberg@amazon.com" w:date="2023-03-14T19:16:00Z">
              <w:r w:rsidRPr="00B17ACB">
                <w:rPr>
                  <w:rFonts w:ascii="Calibri" w:eastAsia="Times New Roman" w:hAnsi="Calibri" w:cs="Calibri"/>
                  <w:sz w:val="20"/>
                  <w:szCs w:val="20"/>
                </w:rPr>
                <w:t>5.81%</w:t>
              </w:r>
            </w:ins>
          </w:p>
        </w:tc>
      </w:tr>
      <w:tr w:rsidR="00AA407E" w:rsidRPr="00B17ACB" w14:paraId="779AC0AC" w14:textId="77777777" w:rsidTr="0016045C">
        <w:trPr>
          <w:ins w:id="643"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2ADE07C9" w14:textId="77777777" w:rsidR="00AA407E" w:rsidRPr="00B17ACB" w:rsidRDefault="00AA407E" w:rsidP="0016045C">
            <w:pPr>
              <w:spacing w:after="0" w:line="240" w:lineRule="auto"/>
              <w:rPr>
                <w:ins w:id="644" w:author="swolberg@amazon.com" w:date="2023-03-14T19:16:00Z"/>
                <w:rFonts w:ascii="Calibri" w:eastAsia="Times New Roman" w:hAnsi="Calibri" w:cs="Calibri"/>
                <w:sz w:val="20"/>
                <w:szCs w:val="20"/>
              </w:rPr>
            </w:pPr>
            <w:ins w:id="645" w:author="swolberg@amazon.com" w:date="2023-03-14T19:16:00Z">
              <w:r w:rsidRPr="00B17ACB">
                <w:rPr>
                  <w:rFonts w:ascii="Calibri" w:eastAsia="Times New Roman" w:hAnsi="Calibri" w:cs="Calibri"/>
                  <w:sz w:val="20"/>
                  <w:szCs w:val="20"/>
                </w:rPr>
                <w:t>4</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2DD6F41" w14:textId="77777777" w:rsidR="00AA407E" w:rsidRPr="00B17ACB" w:rsidRDefault="00AA407E" w:rsidP="0016045C">
            <w:pPr>
              <w:spacing w:after="0" w:line="240" w:lineRule="auto"/>
              <w:rPr>
                <w:ins w:id="646" w:author="swolberg@amazon.com" w:date="2023-03-14T19:16:00Z"/>
                <w:rFonts w:ascii="Calibri" w:eastAsia="Times New Roman" w:hAnsi="Calibri" w:cs="Calibri"/>
                <w:sz w:val="20"/>
                <w:szCs w:val="20"/>
              </w:rPr>
            </w:pPr>
            <w:ins w:id="647" w:author="swolberg@amazon.com" w:date="2023-03-14T19:16:00Z">
              <w:r w:rsidRPr="00B17ACB">
                <w:rPr>
                  <w:rFonts w:ascii="Calibri" w:eastAsia="Times New Roman" w:hAnsi="Calibri" w:cs="Calibri"/>
                  <w:sz w:val="20"/>
                  <w:szCs w:val="20"/>
                </w:rPr>
                <w:t>30</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401E429" w14:textId="77777777" w:rsidR="00AA407E" w:rsidRPr="00B17ACB" w:rsidRDefault="00AA407E" w:rsidP="0016045C">
            <w:pPr>
              <w:spacing w:after="0" w:line="240" w:lineRule="auto"/>
              <w:rPr>
                <w:ins w:id="648" w:author="swolberg@amazon.com" w:date="2023-03-14T19:16:00Z"/>
                <w:rFonts w:ascii="Calibri" w:eastAsia="Times New Roman" w:hAnsi="Calibri" w:cs="Calibri"/>
                <w:sz w:val="20"/>
                <w:szCs w:val="20"/>
              </w:rPr>
            </w:pPr>
            <w:ins w:id="649" w:author="swolberg@amazon.com" w:date="2023-03-14T19:16:00Z">
              <w:r w:rsidRPr="00B17ACB">
                <w:rPr>
                  <w:rFonts w:ascii="Calibri" w:eastAsia="Times New Roman" w:hAnsi="Calibri" w:cs="Calibri"/>
                  <w:sz w:val="20"/>
                  <w:szCs w:val="20"/>
                </w:rPr>
                <w:t>1.82%</w:t>
              </w:r>
            </w:ins>
          </w:p>
        </w:tc>
      </w:tr>
      <w:tr w:rsidR="00AA407E" w:rsidRPr="00B17ACB" w14:paraId="16DFA826" w14:textId="77777777" w:rsidTr="0016045C">
        <w:trPr>
          <w:ins w:id="650"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06DE8724" w14:textId="77777777" w:rsidR="00AA407E" w:rsidRPr="00B17ACB" w:rsidRDefault="00AA407E" w:rsidP="0016045C">
            <w:pPr>
              <w:spacing w:after="0" w:line="240" w:lineRule="auto"/>
              <w:rPr>
                <w:ins w:id="651" w:author="swolberg@amazon.com" w:date="2023-03-14T19:16:00Z"/>
                <w:rFonts w:ascii="Calibri" w:eastAsia="Times New Roman" w:hAnsi="Calibri" w:cs="Calibri"/>
                <w:sz w:val="20"/>
                <w:szCs w:val="20"/>
              </w:rPr>
            </w:pPr>
            <w:ins w:id="652" w:author="swolberg@amazon.com" w:date="2023-03-14T19:16:00Z">
              <w:r w:rsidRPr="00B17ACB">
                <w:rPr>
                  <w:rFonts w:ascii="Calibri" w:eastAsia="Times New Roman" w:hAnsi="Calibri" w:cs="Calibri"/>
                  <w:sz w:val="20"/>
                  <w:szCs w:val="20"/>
                </w:rPr>
                <w:t>5</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1F31EE9" w14:textId="77777777" w:rsidR="00AA407E" w:rsidRPr="00B17ACB" w:rsidRDefault="00AA407E" w:rsidP="0016045C">
            <w:pPr>
              <w:spacing w:after="0" w:line="240" w:lineRule="auto"/>
              <w:rPr>
                <w:ins w:id="653" w:author="swolberg@amazon.com" w:date="2023-03-14T19:16:00Z"/>
                <w:rFonts w:ascii="Calibri" w:eastAsia="Times New Roman" w:hAnsi="Calibri" w:cs="Calibri"/>
                <w:sz w:val="20"/>
                <w:szCs w:val="20"/>
              </w:rPr>
            </w:pPr>
            <w:ins w:id="654" w:author="swolberg@amazon.com" w:date="2023-03-14T19:16:00Z">
              <w:r w:rsidRPr="00B17ACB">
                <w:rPr>
                  <w:rFonts w:ascii="Calibri" w:eastAsia="Times New Roman" w:hAnsi="Calibri" w:cs="Calibri"/>
                  <w:sz w:val="20"/>
                  <w:szCs w:val="20"/>
                </w:rPr>
                <w:t>14</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6F59848" w14:textId="77777777" w:rsidR="00AA407E" w:rsidRPr="00B17ACB" w:rsidRDefault="00AA407E" w:rsidP="0016045C">
            <w:pPr>
              <w:spacing w:after="0" w:line="240" w:lineRule="auto"/>
              <w:rPr>
                <w:ins w:id="655" w:author="swolberg@amazon.com" w:date="2023-03-14T19:16:00Z"/>
                <w:rFonts w:ascii="Calibri" w:eastAsia="Times New Roman" w:hAnsi="Calibri" w:cs="Calibri"/>
                <w:sz w:val="20"/>
                <w:szCs w:val="20"/>
              </w:rPr>
            </w:pPr>
            <w:ins w:id="656" w:author="swolberg@amazon.com" w:date="2023-03-14T19:16:00Z">
              <w:r w:rsidRPr="00B17ACB">
                <w:rPr>
                  <w:rFonts w:ascii="Calibri" w:eastAsia="Times New Roman" w:hAnsi="Calibri" w:cs="Calibri"/>
                  <w:sz w:val="20"/>
                  <w:szCs w:val="20"/>
                </w:rPr>
                <w:t>0.85%</w:t>
              </w:r>
            </w:ins>
          </w:p>
        </w:tc>
      </w:tr>
      <w:tr w:rsidR="00AA407E" w:rsidRPr="00B17ACB" w14:paraId="5B345789" w14:textId="77777777" w:rsidTr="0016045C">
        <w:trPr>
          <w:ins w:id="657"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D4270CE" w14:textId="77777777" w:rsidR="00AA407E" w:rsidRPr="00B17ACB" w:rsidRDefault="00AA407E" w:rsidP="0016045C">
            <w:pPr>
              <w:spacing w:after="0" w:line="240" w:lineRule="auto"/>
              <w:rPr>
                <w:ins w:id="658" w:author="swolberg@amazon.com" w:date="2023-03-14T19:16:00Z"/>
                <w:rFonts w:ascii="Calibri" w:eastAsia="Times New Roman" w:hAnsi="Calibri" w:cs="Calibri"/>
                <w:sz w:val="20"/>
                <w:szCs w:val="20"/>
              </w:rPr>
            </w:pPr>
            <w:ins w:id="659" w:author="swolberg@amazon.com" w:date="2023-03-14T19:16:00Z">
              <w:r w:rsidRPr="00B17ACB">
                <w:rPr>
                  <w:rFonts w:ascii="Calibri" w:eastAsia="Times New Roman" w:hAnsi="Calibri" w:cs="Calibri"/>
                  <w:sz w:val="20"/>
                  <w:szCs w:val="20"/>
                </w:rPr>
                <w:t>6</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8EE4EC1" w14:textId="77777777" w:rsidR="00AA407E" w:rsidRPr="00B17ACB" w:rsidRDefault="00AA407E" w:rsidP="0016045C">
            <w:pPr>
              <w:spacing w:after="0" w:line="240" w:lineRule="auto"/>
              <w:rPr>
                <w:ins w:id="660" w:author="swolberg@amazon.com" w:date="2023-03-14T19:16:00Z"/>
                <w:rFonts w:ascii="Calibri" w:eastAsia="Times New Roman" w:hAnsi="Calibri" w:cs="Calibri"/>
                <w:sz w:val="20"/>
                <w:szCs w:val="20"/>
              </w:rPr>
            </w:pPr>
            <w:ins w:id="661" w:author="swolberg@amazon.com" w:date="2023-03-14T19:16:00Z">
              <w:r w:rsidRPr="00B17ACB">
                <w:rPr>
                  <w:rFonts w:ascii="Calibri" w:eastAsia="Times New Roman" w:hAnsi="Calibri" w:cs="Calibri"/>
                  <w:sz w:val="20"/>
                  <w:szCs w:val="20"/>
                </w:rPr>
                <w:t>8</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94FF345" w14:textId="77777777" w:rsidR="00AA407E" w:rsidRPr="00B17ACB" w:rsidRDefault="00AA407E" w:rsidP="0016045C">
            <w:pPr>
              <w:spacing w:after="0" w:line="240" w:lineRule="auto"/>
              <w:rPr>
                <w:ins w:id="662" w:author="swolberg@amazon.com" w:date="2023-03-14T19:16:00Z"/>
                <w:rFonts w:ascii="Calibri" w:eastAsia="Times New Roman" w:hAnsi="Calibri" w:cs="Calibri"/>
                <w:sz w:val="20"/>
                <w:szCs w:val="20"/>
              </w:rPr>
            </w:pPr>
            <w:ins w:id="663" w:author="swolberg@amazon.com" w:date="2023-03-14T19:16:00Z">
              <w:r w:rsidRPr="00B17ACB">
                <w:rPr>
                  <w:rFonts w:ascii="Calibri" w:eastAsia="Times New Roman" w:hAnsi="Calibri" w:cs="Calibri"/>
                  <w:sz w:val="20"/>
                  <w:szCs w:val="20"/>
                </w:rPr>
                <w:t>0.48%</w:t>
              </w:r>
            </w:ins>
          </w:p>
        </w:tc>
      </w:tr>
      <w:tr w:rsidR="00AA407E" w:rsidRPr="00B17ACB" w14:paraId="33FD32B4" w14:textId="77777777" w:rsidTr="0016045C">
        <w:trPr>
          <w:ins w:id="664"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020F08D3" w14:textId="77777777" w:rsidR="00AA407E" w:rsidRPr="00B17ACB" w:rsidRDefault="00AA407E" w:rsidP="0016045C">
            <w:pPr>
              <w:spacing w:after="0" w:line="240" w:lineRule="auto"/>
              <w:rPr>
                <w:ins w:id="665" w:author="swolberg@amazon.com" w:date="2023-03-14T19:16:00Z"/>
                <w:rFonts w:ascii="Calibri" w:eastAsia="Times New Roman" w:hAnsi="Calibri" w:cs="Calibri"/>
                <w:sz w:val="20"/>
                <w:szCs w:val="20"/>
              </w:rPr>
            </w:pPr>
            <w:ins w:id="666" w:author="swolberg@amazon.com" w:date="2023-03-14T19:16:00Z">
              <w:r w:rsidRPr="00B17ACB">
                <w:rPr>
                  <w:rFonts w:ascii="Calibri" w:eastAsia="Times New Roman" w:hAnsi="Calibri" w:cs="Calibri"/>
                  <w:sz w:val="20"/>
                  <w:szCs w:val="20"/>
                </w:rPr>
                <w:t>7</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5D24944" w14:textId="77777777" w:rsidR="00AA407E" w:rsidRPr="00B17ACB" w:rsidRDefault="00AA407E" w:rsidP="0016045C">
            <w:pPr>
              <w:spacing w:after="0" w:line="240" w:lineRule="auto"/>
              <w:rPr>
                <w:ins w:id="667" w:author="swolberg@amazon.com" w:date="2023-03-14T19:16:00Z"/>
                <w:rFonts w:ascii="Calibri" w:eastAsia="Times New Roman" w:hAnsi="Calibri" w:cs="Calibri"/>
                <w:sz w:val="20"/>
                <w:szCs w:val="20"/>
              </w:rPr>
            </w:pPr>
            <w:ins w:id="668" w:author="swolberg@amazon.com" w:date="2023-03-14T19:16:00Z">
              <w:r w:rsidRPr="00B17ACB">
                <w:rPr>
                  <w:rFonts w:ascii="Calibri" w:eastAsia="Times New Roman" w:hAnsi="Calibri" w:cs="Calibri"/>
                  <w:sz w:val="20"/>
                  <w:szCs w:val="20"/>
                </w:rPr>
                <w:t>4</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F517B8A" w14:textId="77777777" w:rsidR="00AA407E" w:rsidRPr="00B17ACB" w:rsidRDefault="00AA407E" w:rsidP="0016045C">
            <w:pPr>
              <w:spacing w:after="0" w:line="240" w:lineRule="auto"/>
              <w:rPr>
                <w:ins w:id="669" w:author="swolberg@amazon.com" w:date="2023-03-14T19:16:00Z"/>
                <w:rFonts w:ascii="Calibri" w:eastAsia="Times New Roman" w:hAnsi="Calibri" w:cs="Calibri"/>
                <w:sz w:val="20"/>
                <w:szCs w:val="20"/>
              </w:rPr>
            </w:pPr>
            <w:ins w:id="670" w:author="swolberg@amazon.com" w:date="2023-03-14T19:16:00Z">
              <w:r w:rsidRPr="00B17ACB">
                <w:rPr>
                  <w:rFonts w:ascii="Calibri" w:eastAsia="Times New Roman" w:hAnsi="Calibri" w:cs="Calibri"/>
                  <w:sz w:val="20"/>
                  <w:szCs w:val="20"/>
                </w:rPr>
                <w:t>0.24%</w:t>
              </w:r>
            </w:ins>
          </w:p>
        </w:tc>
      </w:tr>
      <w:tr w:rsidR="00AA407E" w:rsidRPr="00B17ACB" w14:paraId="2CFC6B07" w14:textId="77777777" w:rsidTr="0016045C">
        <w:trPr>
          <w:ins w:id="671"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38EE781" w14:textId="77777777" w:rsidR="00AA407E" w:rsidRPr="00B17ACB" w:rsidRDefault="00AA407E" w:rsidP="0016045C">
            <w:pPr>
              <w:spacing w:after="0" w:line="240" w:lineRule="auto"/>
              <w:rPr>
                <w:ins w:id="672" w:author="swolberg@amazon.com" w:date="2023-03-14T19:16:00Z"/>
                <w:rFonts w:ascii="Calibri" w:eastAsia="Times New Roman" w:hAnsi="Calibri" w:cs="Calibri"/>
                <w:sz w:val="20"/>
                <w:szCs w:val="20"/>
              </w:rPr>
            </w:pPr>
            <w:ins w:id="673" w:author="swolberg@amazon.com" w:date="2023-03-14T19:16:00Z">
              <w:r w:rsidRPr="00B17ACB">
                <w:rPr>
                  <w:rFonts w:ascii="Calibri" w:eastAsia="Times New Roman" w:hAnsi="Calibri" w:cs="Calibri"/>
                  <w:sz w:val="20"/>
                  <w:szCs w:val="20"/>
                </w:rPr>
                <w:t>8</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C53F79C" w14:textId="77777777" w:rsidR="00AA407E" w:rsidRPr="00B17ACB" w:rsidRDefault="00AA407E" w:rsidP="0016045C">
            <w:pPr>
              <w:spacing w:after="0" w:line="240" w:lineRule="auto"/>
              <w:rPr>
                <w:ins w:id="674" w:author="swolberg@amazon.com" w:date="2023-03-14T19:16:00Z"/>
                <w:rFonts w:ascii="Calibri" w:eastAsia="Times New Roman" w:hAnsi="Calibri" w:cs="Calibri"/>
                <w:sz w:val="20"/>
                <w:szCs w:val="20"/>
              </w:rPr>
            </w:pPr>
            <w:ins w:id="675"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C4EFAE7" w14:textId="77777777" w:rsidR="00AA407E" w:rsidRPr="00B17ACB" w:rsidRDefault="00AA407E" w:rsidP="0016045C">
            <w:pPr>
              <w:spacing w:after="0" w:line="240" w:lineRule="auto"/>
              <w:rPr>
                <w:ins w:id="676" w:author="swolberg@amazon.com" w:date="2023-03-14T19:16:00Z"/>
                <w:rFonts w:ascii="Calibri" w:eastAsia="Times New Roman" w:hAnsi="Calibri" w:cs="Calibri"/>
                <w:sz w:val="20"/>
                <w:szCs w:val="20"/>
              </w:rPr>
            </w:pPr>
            <w:ins w:id="677" w:author="swolberg@amazon.com" w:date="2023-03-14T19:16:00Z">
              <w:r w:rsidRPr="00B17ACB">
                <w:rPr>
                  <w:rFonts w:ascii="Calibri" w:eastAsia="Times New Roman" w:hAnsi="Calibri" w:cs="Calibri"/>
                  <w:sz w:val="20"/>
                  <w:szCs w:val="20"/>
                </w:rPr>
                <w:t>0.18%</w:t>
              </w:r>
            </w:ins>
          </w:p>
        </w:tc>
      </w:tr>
      <w:tr w:rsidR="00AA407E" w:rsidRPr="00B17ACB" w14:paraId="277B6C32" w14:textId="77777777" w:rsidTr="0016045C">
        <w:trPr>
          <w:ins w:id="678"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6AA2AFCD" w14:textId="77777777" w:rsidR="00AA407E" w:rsidRPr="00B17ACB" w:rsidRDefault="00AA407E" w:rsidP="0016045C">
            <w:pPr>
              <w:spacing w:after="0" w:line="240" w:lineRule="auto"/>
              <w:rPr>
                <w:ins w:id="679" w:author="swolberg@amazon.com" w:date="2023-03-14T19:16:00Z"/>
                <w:rFonts w:ascii="Calibri" w:eastAsia="Times New Roman" w:hAnsi="Calibri" w:cs="Calibri"/>
                <w:sz w:val="20"/>
                <w:szCs w:val="20"/>
              </w:rPr>
            </w:pPr>
            <w:ins w:id="680" w:author="swolberg@amazon.com" w:date="2023-03-14T19:16:00Z">
              <w:r w:rsidRPr="00B17ACB">
                <w:rPr>
                  <w:rFonts w:ascii="Calibri" w:eastAsia="Times New Roman" w:hAnsi="Calibri" w:cs="Calibri"/>
                  <w:sz w:val="20"/>
                  <w:szCs w:val="20"/>
                </w:rPr>
                <w:t>9</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E3F3784" w14:textId="77777777" w:rsidR="00AA407E" w:rsidRPr="00B17ACB" w:rsidRDefault="00AA407E" w:rsidP="0016045C">
            <w:pPr>
              <w:spacing w:after="0" w:line="240" w:lineRule="auto"/>
              <w:rPr>
                <w:ins w:id="681" w:author="swolberg@amazon.com" w:date="2023-03-14T19:16:00Z"/>
                <w:rFonts w:ascii="Calibri" w:eastAsia="Times New Roman" w:hAnsi="Calibri" w:cs="Calibri"/>
                <w:sz w:val="20"/>
                <w:szCs w:val="20"/>
              </w:rPr>
            </w:pPr>
            <w:ins w:id="682"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A41C04F" w14:textId="77777777" w:rsidR="00AA407E" w:rsidRPr="00B17ACB" w:rsidRDefault="00AA407E" w:rsidP="0016045C">
            <w:pPr>
              <w:spacing w:after="0" w:line="240" w:lineRule="auto"/>
              <w:rPr>
                <w:ins w:id="683" w:author="swolberg@amazon.com" w:date="2023-03-14T19:16:00Z"/>
                <w:rFonts w:ascii="Calibri" w:eastAsia="Times New Roman" w:hAnsi="Calibri" w:cs="Calibri"/>
                <w:sz w:val="20"/>
                <w:szCs w:val="20"/>
              </w:rPr>
            </w:pPr>
            <w:ins w:id="684" w:author="swolberg@amazon.com" w:date="2023-03-14T19:16:00Z">
              <w:r w:rsidRPr="00B17ACB">
                <w:rPr>
                  <w:rFonts w:ascii="Calibri" w:eastAsia="Times New Roman" w:hAnsi="Calibri" w:cs="Calibri"/>
                  <w:sz w:val="20"/>
                  <w:szCs w:val="20"/>
                </w:rPr>
                <w:t>0.06%</w:t>
              </w:r>
            </w:ins>
          </w:p>
        </w:tc>
      </w:tr>
      <w:tr w:rsidR="00AA407E" w:rsidRPr="00B17ACB" w14:paraId="4C31E9F6" w14:textId="77777777" w:rsidTr="0016045C">
        <w:trPr>
          <w:ins w:id="685"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44F2774E" w14:textId="77777777" w:rsidR="00AA407E" w:rsidRPr="00B17ACB" w:rsidRDefault="00AA407E" w:rsidP="0016045C">
            <w:pPr>
              <w:spacing w:after="0" w:line="240" w:lineRule="auto"/>
              <w:rPr>
                <w:ins w:id="686" w:author="swolberg@amazon.com" w:date="2023-03-14T19:16:00Z"/>
                <w:rFonts w:ascii="Calibri" w:eastAsia="Times New Roman" w:hAnsi="Calibri" w:cs="Calibri"/>
                <w:sz w:val="20"/>
                <w:szCs w:val="20"/>
              </w:rPr>
            </w:pPr>
            <w:ins w:id="687" w:author="swolberg@amazon.com" w:date="2023-03-14T19:16:00Z">
              <w:r w:rsidRPr="00B17ACB">
                <w:rPr>
                  <w:rFonts w:ascii="Calibri" w:eastAsia="Times New Roman" w:hAnsi="Calibri" w:cs="Calibri"/>
                  <w:sz w:val="20"/>
                  <w:szCs w:val="20"/>
                </w:rPr>
                <w:t>10</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4D7CD92" w14:textId="77777777" w:rsidR="00AA407E" w:rsidRPr="00B17ACB" w:rsidRDefault="00AA407E" w:rsidP="0016045C">
            <w:pPr>
              <w:spacing w:after="0" w:line="240" w:lineRule="auto"/>
              <w:rPr>
                <w:ins w:id="688" w:author="swolberg@amazon.com" w:date="2023-03-14T19:16:00Z"/>
                <w:rFonts w:ascii="Calibri" w:eastAsia="Times New Roman" w:hAnsi="Calibri" w:cs="Calibri"/>
                <w:sz w:val="20"/>
                <w:szCs w:val="20"/>
              </w:rPr>
            </w:pPr>
            <w:ins w:id="689" w:author="swolberg@amazon.com" w:date="2023-03-14T19:16:00Z">
              <w:r w:rsidRPr="00B17ACB">
                <w:rPr>
                  <w:rFonts w:ascii="Calibri" w:eastAsia="Times New Roman" w:hAnsi="Calibri" w:cs="Calibri"/>
                  <w:sz w:val="20"/>
                  <w:szCs w:val="20"/>
                </w:rPr>
                <w:t>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5F6128A" w14:textId="77777777" w:rsidR="00AA407E" w:rsidRPr="00B17ACB" w:rsidRDefault="00AA407E" w:rsidP="0016045C">
            <w:pPr>
              <w:spacing w:after="0" w:line="240" w:lineRule="auto"/>
              <w:rPr>
                <w:ins w:id="690" w:author="swolberg@amazon.com" w:date="2023-03-14T19:16:00Z"/>
                <w:rFonts w:ascii="Calibri" w:eastAsia="Times New Roman" w:hAnsi="Calibri" w:cs="Calibri"/>
                <w:sz w:val="20"/>
                <w:szCs w:val="20"/>
              </w:rPr>
            </w:pPr>
            <w:ins w:id="691" w:author="swolberg@amazon.com" w:date="2023-03-14T19:16:00Z">
              <w:r w:rsidRPr="00B17ACB">
                <w:rPr>
                  <w:rFonts w:ascii="Calibri" w:eastAsia="Times New Roman" w:hAnsi="Calibri" w:cs="Calibri"/>
                  <w:sz w:val="20"/>
                  <w:szCs w:val="20"/>
                </w:rPr>
                <w:t>0.12%</w:t>
              </w:r>
            </w:ins>
          </w:p>
        </w:tc>
      </w:tr>
      <w:tr w:rsidR="00AA407E" w:rsidRPr="00B17ACB" w14:paraId="3A8EEAF1" w14:textId="77777777" w:rsidTr="0016045C">
        <w:trPr>
          <w:ins w:id="692"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31E95431" w14:textId="77777777" w:rsidR="00AA407E" w:rsidRPr="00B17ACB" w:rsidRDefault="00AA407E" w:rsidP="0016045C">
            <w:pPr>
              <w:spacing w:after="0" w:line="240" w:lineRule="auto"/>
              <w:rPr>
                <w:ins w:id="693" w:author="swolberg@amazon.com" w:date="2023-03-14T19:16:00Z"/>
                <w:rFonts w:ascii="Calibri" w:eastAsia="Times New Roman" w:hAnsi="Calibri" w:cs="Calibri"/>
                <w:sz w:val="20"/>
                <w:szCs w:val="20"/>
              </w:rPr>
            </w:pPr>
            <w:ins w:id="694" w:author="swolberg@amazon.com" w:date="2023-03-14T19:16:00Z">
              <w:r w:rsidRPr="00B17ACB">
                <w:rPr>
                  <w:rFonts w:ascii="Calibri" w:eastAsia="Times New Roman" w:hAnsi="Calibri" w:cs="Calibri"/>
                  <w:sz w:val="20"/>
                  <w:szCs w:val="20"/>
                </w:rPr>
                <w:t>11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F4F9CC3" w14:textId="77777777" w:rsidR="00AA407E" w:rsidRPr="00B17ACB" w:rsidRDefault="00AA407E" w:rsidP="0016045C">
            <w:pPr>
              <w:spacing w:after="0" w:line="240" w:lineRule="auto"/>
              <w:rPr>
                <w:ins w:id="695" w:author="swolberg@amazon.com" w:date="2023-03-14T19:16:00Z"/>
                <w:rFonts w:ascii="Calibri" w:eastAsia="Times New Roman" w:hAnsi="Calibri" w:cs="Calibri"/>
                <w:sz w:val="20"/>
                <w:szCs w:val="20"/>
              </w:rPr>
            </w:pPr>
            <w:ins w:id="696"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C3DD131" w14:textId="77777777" w:rsidR="00AA407E" w:rsidRPr="00B17ACB" w:rsidRDefault="00AA407E" w:rsidP="0016045C">
            <w:pPr>
              <w:spacing w:after="0" w:line="240" w:lineRule="auto"/>
              <w:rPr>
                <w:ins w:id="697" w:author="swolberg@amazon.com" w:date="2023-03-14T19:16:00Z"/>
                <w:rFonts w:ascii="Calibri" w:eastAsia="Times New Roman" w:hAnsi="Calibri" w:cs="Calibri"/>
                <w:sz w:val="20"/>
                <w:szCs w:val="20"/>
              </w:rPr>
            </w:pPr>
            <w:ins w:id="698" w:author="swolberg@amazon.com" w:date="2023-03-14T19:16:00Z">
              <w:r w:rsidRPr="00B17ACB">
                <w:rPr>
                  <w:rFonts w:ascii="Calibri" w:eastAsia="Times New Roman" w:hAnsi="Calibri" w:cs="Calibri"/>
                  <w:sz w:val="20"/>
                  <w:szCs w:val="20"/>
                </w:rPr>
                <w:t>0.06%</w:t>
              </w:r>
            </w:ins>
          </w:p>
        </w:tc>
      </w:tr>
      <w:tr w:rsidR="00AA407E" w:rsidRPr="00B17ACB" w14:paraId="2D7BD1FC" w14:textId="77777777" w:rsidTr="0016045C">
        <w:trPr>
          <w:ins w:id="699"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17D7E47D" w14:textId="77777777" w:rsidR="00AA407E" w:rsidRPr="00B17ACB" w:rsidRDefault="00AA407E" w:rsidP="0016045C">
            <w:pPr>
              <w:spacing w:after="0" w:line="240" w:lineRule="auto"/>
              <w:rPr>
                <w:ins w:id="700" w:author="swolberg@amazon.com" w:date="2023-03-14T19:16:00Z"/>
                <w:rFonts w:ascii="Calibri" w:eastAsia="Times New Roman" w:hAnsi="Calibri" w:cs="Calibri"/>
                <w:sz w:val="20"/>
                <w:szCs w:val="20"/>
              </w:rPr>
            </w:pPr>
            <w:ins w:id="701" w:author="swolberg@amazon.com" w:date="2023-03-14T19:16:00Z">
              <w:r w:rsidRPr="00B17ACB">
                <w:rPr>
                  <w:rFonts w:ascii="Calibri" w:eastAsia="Times New Roman" w:hAnsi="Calibri" w:cs="Calibri"/>
                  <w:sz w:val="20"/>
                  <w:szCs w:val="20"/>
                </w:rPr>
                <w:lastRenderedPageBreak/>
                <w:t>12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0654715" w14:textId="77777777" w:rsidR="00AA407E" w:rsidRPr="00B17ACB" w:rsidRDefault="00AA407E" w:rsidP="0016045C">
            <w:pPr>
              <w:spacing w:after="0" w:line="240" w:lineRule="auto"/>
              <w:rPr>
                <w:ins w:id="702" w:author="swolberg@amazon.com" w:date="2023-03-14T19:16:00Z"/>
                <w:rFonts w:ascii="Calibri" w:eastAsia="Times New Roman" w:hAnsi="Calibri" w:cs="Calibri"/>
                <w:sz w:val="20"/>
                <w:szCs w:val="20"/>
              </w:rPr>
            </w:pPr>
            <w:ins w:id="703" w:author="swolberg@amazon.com" w:date="2023-03-14T19:16:00Z">
              <w:r w:rsidRPr="00B17ACB">
                <w:rPr>
                  <w:rFonts w:ascii="Calibri" w:eastAsia="Times New Roman" w:hAnsi="Calibri" w:cs="Calibri"/>
                  <w:sz w:val="20"/>
                  <w:szCs w:val="20"/>
                </w:rPr>
                <w:t>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864C8E5" w14:textId="77777777" w:rsidR="00AA407E" w:rsidRPr="00B17ACB" w:rsidRDefault="00AA407E" w:rsidP="0016045C">
            <w:pPr>
              <w:spacing w:after="0" w:line="240" w:lineRule="auto"/>
              <w:rPr>
                <w:ins w:id="704" w:author="swolberg@amazon.com" w:date="2023-03-14T19:16:00Z"/>
                <w:rFonts w:ascii="Calibri" w:eastAsia="Times New Roman" w:hAnsi="Calibri" w:cs="Calibri"/>
                <w:sz w:val="20"/>
                <w:szCs w:val="20"/>
              </w:rPr>
            </w:pPr>
            <w:ins w:id="705" w:author="swolberg@amazon.com" w:date="2023-03-14T19:16:00Z">
              <w:r w:rsidRPr="00B17ACB">
                <w:rPr>
                  <w:rFonts w:ascii="Calibri" w:eastAsia="Times New Roman" w:hAnsi="Calibri" w:cs="Calibri"/>
                  <w:sz w:val="20"/>
                  <w:szCs w:val="20"/>
                </w:rPr>
                <w:t>0.18%</w:t>
              </w:r>
            </w:ins>
          </w:p>
        </w:tc>
      </w:tr>
      <w:tr w:rsidR="00AA407E" w:rsidRPr="00B17ACB" w14:paraId="5C88200E" w14:textId="77777777" w:rsidTr="0016045C">
        <w:trPr>
          <w:ins w:id="706"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02336D65" w14:textId="77777777" w:rsidR="00AA407E" w:rsidRPr="00B17ACB" w:rsidRDefault="00AA407E" w:rsidP="0016045C">
            <w:pPr>
              <w:spacing w:after="0" w:line="240" w:lineRule="auto"/>
              <w:rPr>
                <w:ins w:id="707" w:author="swolberg@amazon.com" w:date="2023-03-14T19:16:00Z"/>
                <w:rFonts w:ascii="Calibri" w:eastAsia="Times New Roman" w:hAnsi="Calibri" w:cs="Calibri"/>
                <w:sz w:val="20"/>
                <w:szCs w:val="20"/>
              </w:rPr>
            </w:pPr>
            <w:ins w:id="708" w:author="swolberg@amazon.com" w:date="2023-03-14T19:16:00Z">
              <w:r w:rsidRPr="00B17ACB">
                <w:rPr>
                  <w:rFonts w:ascii="Calibri" w:eastAsia="Times New Roman" w:hAnsi="Calibri" w:cs="Calibri"/>
                  <w:sz w:val="20"/>
                  <w:szCs w:val="20"/>
                </w:rPr>
                <w:t>13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9F85BB0" w14:textId="77777777" w:rsidR="00AA407E" w:rsidRPr="00B17ACB" w:rsidRDefault="00AA407E" w:rsidP="0016045C">
            <w:pPr>
              <w:spacing w:after="0" w:line="240" w:lineRule="auto"/>
              <w:rPr>
                <w:ins w:id="709" w:author="swolberg@amazon.com" w:date="2023-03-14T19:16:00Z"/>
                <w:rFonts w:ascii="Calibri" w:eastAsia="Times New Roman" w:hAnsi="Calibri" w:cs="Calibri"/>
                <w:sz w:val="20"/>
                <w:szCs w:val="20"/>
              </w:rPr>
            </w:pPr>
            <w:ins w:id="710"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7E237EC" w14:textId="77777777" w:rsidR="00AA407E" w:rsidRPr="00B17ACB" w:rsidRDefault="00AA407E" w:rsidP="0016045C">
            <w:pPr>
              <w:spacing w:after="0" w:line="240" w:lineRule="auto"/>
              <w:rPr>
                <w:ins w:id="711" w:author="swolberg@amazon.com" w:date="2023-03-14T19:16:00Z"/>
                <w:rFonts w:ascii="Calibri" w:eastAsia="Times New Roman" w:hAnsi="Calibri" w:cs="Calibri"/>
                <w:sz w:val="20"/>
                <w:szCs w:val="20"/>
              </w:rPr>
            </w:pPr>
            <w:ins w:id="712" w:author="swolberg@amazon.com" w:date="2023-03-14T19:16:00Z">
              <w:r w:rsidRPr="00B17ACB">
                <w:rPr>
                  <w:rFonts w:ascii="Calibri" w:eastAsia="Times New Roman" w:hAnsi="Calibri" w:cs="Calibri"/>
                  <w:sz w:val="20"/>
                  <w:szCs w:val="20"/>
                </w:rPr>
                <w:t>0.06%</w:t>
              </w:r>
            </w:ins>
          </w:p>
        </w:tc>
      </w:tr>
      <w:tr w:rsidR="00AA407E" w:rsidRPr="00B17ACB" w14:paraId="2F012BBA" w14:textId="77777777" w:rsidTr="0016045C">
        <w:trPr>
          <w:ins w:id="713"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6D42A70A" w14:textId="77777777" w:rsidR="00AA407E" w:rsidRPr="00B17ACB" w:rsidRDefault="00AA407E" w:rsidP="0016045C">
            <w:pPr>
              <w:spacing w:after="0" w:line="240" w:lineRule="auto"/>
              <w:rPr>
                <w:ins w:id="714" w:author="swolberg@amazon.com" w:date="2023-03-14T19:16:00Z"/>
                <w:rFonts w:ascii="Calibri" w:eastAsia="Times New Roman" w:hAnsi="Calibri" w:cs="Calibri"/>
                <w:sz w:val="20"/>
                <w:szCs w:val="20"/>
              </w:rPr>
            </w:pPr>
            <w:ins w:id="715" w:author="swolberg@amazon.com" w:date="2023-03-14T19:16:00Z">
              <w:r w:rsidRPr="00B17ACB">
                <w:rPr>
                  <w:rFonts w:ascii="Calibri" w:eastAsia="Times New Roman" w:hAnsi="Calibri" w:cs="Calibri"/>
                  <w:sz w:val="20"/>
                  <w:szCs w:val="20"/>
                </w:rPr>
                <w:t>15</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10F2D02" w14:textId="77777777" w:rsidR="00AA407E" w:rsidRPr="00B17ACB" w:rsidRDefault="00AA407E" w:rsidP="0016045C">
            <w:pPr>
              <w:spacing w:after="0" w:line="240" w:lineRule="auto"/>
              <w:rPr>
                <w:ins w:id="716" w:author="swolberg@amazon.com" w:date="2023-03-14T19:16:00Z"/>
                <w:rFonts w:ascii="Calibri" w:eastAsia="Times New Roman" w:hAnsi="Calibri" w:cs="Calibri"/>
                <w:sz w:val="20"/>
                <w:szCs w:val="20"/>
              </w:rPr>
            </w:pPr>
            <w:ins w:id="717" w:author="swolberg@amazon.com" w:date="2023-03-14T19:16:00Z">
              <w:r w:rsidRPr="00B17ACB">
                <w:rPr>
                  <w:rFonts w:ascii="Calibri" w:eastAsia="Times New Roman" w:hAnsi="Calibri" w:cs="Calibri"/>
                  <w:sz w:val="20"/>
                  <w:szCs w:val="20"/>
                </w:rPr>
                <w:t>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E3E81AA" w14:textId="77777777" w:rsidR="00AA407E" w:rsidRPr="00B17ACB" w:rsidRDefault="00AA407E" w:rsidP="0016045C">
            <w:pPr>
              <w:spacing w:after="0" w:line="240" w:lineRule="auto"/>
              <w:rPr>
                <w:ins w:id="718" w:author="swolberg@amazon.com" w:date="2023-03-14T19:16:00Z"/>
                <w:rFonts w:ascii="Calibri" w:eastAsia="Times New Roman" w:hAnsi="Calibri" w:cs="Calibri"/>
                <w:sz w:val="20"/>
                <w:szCs w:val="20"/>
              </w:rPr>
            </w:pPr>
            <w:ins w:id="719" w:author="swolberg@amazon.com" w:date="2023-03-14T19:16:00Z">
              <w:r w:rsidRPr="00B17ACB">
                <w:rPr>
                  <w:rFonts w:ascii="Calibri" w:eastAsia="Times New Roman" w:hAnsi="Calibri" w:cs="Calibri"/>
                  <w:sz w:val="20"/>
                  <w:szCs w:val="20"/>
                </w:rPr>
                <w:t>0.12%</w:t>
              </w:r>
            </w:ins>
          </w:p>
        </w:tc>
      </w:tr>
      <w:tr w:rsidR="00AA407E" w:rsidRPr="00B17ACB" w14:paraId="03A3DBA1" w14:textId="77777777" w:rsidTr="0016045C">
        <w:trPr>
          <w:ins w:id="720"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5AF757A9" w14:textId="77777777" w:rsidR="00AA407E" w:rsidRPr="00B17ACB" w:rsidRDefault="00AA407E" w:rsidP="0016045C">
            <w:pPr>
              <w:spacing w:after="0" w:line="240" w:lineRule="auto"/>
              <w:rPr>
                <w:ins w:id="721" w:author="swolberg@amazon.com" w:date="2023-03-14T19:16:00Z"/>
                <w:rFonts w:ascii="Calibri" w:eastAsia="Times New Roman" w:hAnsi="Calibri" w:cs="Calibri"/>
                <w:sz w:val="20"/>
                <w:szCs w:val="20"/>
              </w:rPr>
            </w:pPr>
            <w:ins w:id="722" w:author="swolberg@amazon.com" w:date="2023-03-14T19:16:00Z">
              <w:r w:rsidRPr="00B17ACB">
                <w:rPr>
                  <w:rFonts w:ascii="Calibri" w:eastAsia="Times New Roman" w:hAnsi="Calibri" w:cs="Calibri"/>
                  <w:sz w:val="20"/>
                  <w:szCs w:val="20"/>
                </w:rPr>
                <w:t>17</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DEAC71C" w14:textId="77777777" w:rsidR="00AA407E" w:rsidRPr="00B17ACB" w:rsidRDefault="00AA407E" w:rsidP="0016045C">
            <w:pPr>
              <w:spacing w:after="0" w:line="240" w:lineRule="auto"/>
              <w:rPr>
                <w:ins w:id="723" w:author="swolberg@amazon.com" w:date="2023-03-14T19:16:00Z"/>
                <w:rFonts w:ascii="Calibri" w:eastAsia="Times New Roman" w:hAnsi="Calibri" w:cs="Calibri"/>
                <w:sz w:val="20"/>
                <w:szCs w:val="20"/>
              </w:rPr>
            </w:pPr>
            <w:ins w:id="724" w:author="swolberg@amazon.com" w:date="2023-03-14T19:16:00Z">
              <w:r w:rsidRPr="00B17ACB">
                <w:rPr>
                  <w:rFonts w:ascii="Calibri" w:eastAsia="Times New Roman" w:hAnsi="Calibri" w:cs="Calibri"/>
                  <w:sz w:val="20"/>
                  <w:szCs w:val="20"/>
                </w:rPr>
                <w:t>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2E55969" w14:textId="77777777" w:rsidR="00AA407E" w:rsidRPr="00B17ACB" w:rsidRDefault="00AA407E" w:rsidP="0016045C">
            <w:pPr>
              <w:spacing w:after="0" w:line="240" w:lineRule="auto"/>
              <w:rPr>
                <w:ins w:id="725" w:author="swolberg@amazon.com" w:date="2023-03-14T19:16:00Z"/>
                <w:rFonts w:ascii="Calibri" w:eastAsia="Times New Roman" w:hAnsi="Calibri" w:cs="Calibri"/>
                <w:sz w:val="20"/>
                <w:szCs w:val="20"/>
              </w:rPr>
            </w:pPr>
            <w:ins w:id="726" w:author="swolberg@amazon.com" w:date="2023-03-14T19:16:00Z">
              <w:r w:rsidRPr="00B17ACB">
                <w:rPr>
                  <w:rFonts w:ascii="Calibri" w:eastAsia="Times New Roman" w:hAnsi="Calibri" w:cs="Calibri"/>
                  <w:sz w:val="20"/>
                  <w:szCs w:val="20"/>
                </w:rPr>
                <w:t>0.12%</w:t>
              </w:r>
            </w:ins>
          </w:p>
        </w:tc>
      </w:tr>
      <w:tr w:rsidR="00AA407E" w:rsidRPr="00B17ACB" w14:paraId="3B6613CA" w14:textId="77777777" w:rsidTr="0016045C">
        <w:trPr>
          <w:ins w:id="727"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402D51BB" w14:textId="77777777" w:rsidR="00AA407E" w:rsidRPr="00B17ACB" w:rsidRDefault="00AA407E" w:rsidP="0016045C">
            <w:pPr>
              <w:spacing w:after="0" w:line="240" w:lineRule="auto"/>
              <w:rPr>
                <w:ins w:id="728" w:author="swolberg@amazon.com" w:date="2023-03-14T19:16:00Z"/>
                <w:rFonts w:ascii="Calibri" w:eastAsia="Times New Roman" w:hAnsi="Calibri" w:cs="Calibri"/>
                <w:sz w:val="20"/>
                <w:szCs w:val="20"/>
              </w:rPr>
            </w:pPr>
            <w:ins w:id="729" w:author="swolberg@amazon.com" w:date="2023-03-14T19:16:00Z">
              <w:r w:rsidRPr="00B17ACB">
                <w:rPr>
                  <w:rFonts w:ascii="Calibri" w:eastAsia="Times New Roman" w:hAnsi="Calibri" w:cs="Calibri"/>
                  <w:sz w:val="20"/>
                  <w:szCs w:val="20"/>
                </w:rPr>
                <w:t>19</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5A54D26" w14:textId="77777777" w:rsidR="00AA407E" w:rsidRPr="00B17ACB" w:rsidRDefault="00AA407E" w:rsidP="0016045C">
            <w:pPr>
              <w:spacing w:after="0" w:line="240" w:lineRule="auto"/>
              <w:rPr>
                <w:ins w:id="730" w:author="swolberg@amazon.com" w:date="2023-03-14T19:16:00Z"/>
                <w:rFonts w:ascii="Calibri" w:eastAsia="Times New Roman" w:hAnsi="Calibri" w:cs="Calibri"/>
                <w:sz w:val="20"/>
                <w:szCs w:val="20"/>
              </w:rPr>
            </w:pPr>
            <w:ins w:id="731" w:author="swolberg@amazon.com" w:date="2023-03-14T19:16:00Z">
              <w:r w:rsidRPr="00B17ACB">
                <w:rPr>
                  <w:rFonts w:ascii="Calibri" w:eastAsia="Times New Roman" w:hAnsi="Calibri" w:cs="Calibri"/>
                  <w:sz w:val="20"/>
                  <w:szCs w:val="20"/>
                </w:rPr>
                <w:t>2</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18D78F4" w14:textId="77777777" w:rsidR="00AA407E" w:rsidRPr="00B17ACB" w:rsidRDefault="00AA407E" w:rsidP="0016045C">
            <w:pPr>
              <w:spacing w:after="0" w:line="240" w:lineRule="auto"/>
              <w:rPr>
                <w:ins w:id="732" w:author="swolberg@amazon.com" w:date="2023-03-14T19:16:00Z"/>
                <w:rFonts w:ascii="Calibri" w:eastAsia="Times New Roman" w:hAnsi="Calibri" w:cs="Calibri"/>
                <w:sz w:val="20"/>
                <w:szCs w:val="20"/>
              </w:rPr>
            </w:pPr>
            <w:ins w:id="733" w:author="swolberg@amazon.com" w:date="2023-03-14T19:16:00Z">
              <w:r w:rsidRPr="00B17ACB">
                <w:rPr>
                  <w:rFonts w:ascii="Calibri" w:eastAsia="Times New Roman" w:hAnsi="Calibri" w:cs="Calibri"/>
                  <w:sz w:val="20"/>
                  <w:szCs w:val="20"/>
                </w:rPr>
                <w:t>0.12%</w:t>
              </w:r>
            </w:ins>
          </w:p>
        </w:tc>
      </w:tr>
      <w:tr w:rsidR="00AA407E" w:rsidRPr="00B17ACB" w14:paraId="399E285B" w14:textId="77777777" w:rsidTr="0016045C">
        <w:trPr>
          <w:ins w:id="734"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5611FC7B" w14:textId="77777777" w:rsidR="00AA407E" w:rsidRPr="00B17ACB" w:rsidRDefault="00AA407E" w:rsidP="0016045C">
            <w:pPr>
              <w:spacing w:after="0" w:line="240" w:lineRule="auto"/>
              <w:rPr>
                <w:ins w:id="735" w:author="swolberg@amazon.com" w:date="2023-03-14T19:16:00Z"/>
                <w:rFonts w:ascii="Calibri" w:eastAsia="Times New Roman" w:hAnsi="Calibri" w:cs="Calibri"/>
                <w:sz w:val="20"/>
                <w:szCs w:val="20"/>
              </w:rPr>
            </w:pPr>
            <w:ins w:id="736" w:author="swolberg@amazon.com" w:date="2023-03-14T19:16:00Z">
              <w:r w:rsidRPr="00B17ACB">
                <w:rPr>
                  <w:rFonts w:ascii="Calibri" w:eastAsia="Times New Roman" w:hAnsi="Calibri" w:cs="Calibri"/>
                  <w:sz w:val="20"/>
                  <w:szCs w:val="20"/>
                </w:rPr>
                <w:t>23</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B0FDB32" w14:textId="77777777" w:rsidR="00AA407E" w:rsidRPr="00B17ACB" w:rsidRDefault="00AA407E" w:rsidP="0016045C">
            <w:pPr>
              <w:spacing w:after="0" w:line="240" w:lineRule="auto"/>
              <w:rPr>
                <w:ins w:id="737" w:author="swolberg@amazon.com" w:date="2023-03-14T19:16:00Z"/>
                <w:rFonts w:ascii="Calibri" w:eastAsia="Times New Roman" w:hAnsi="Calibri" w:cs="Calibri"/>
                <w:sz w:val="20"/>
                <w:szCs w:val="20"/>
              </w:rPr>
            </w:pPr>
            <w:ins w:id="738"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A58BED7" w14:textId="77777777" w:rsidR="00AA407E" w:rsidRPr="00B17ACB" w:rsidRDefault="00AA407E" w:rsidP="0016045C">
            <w:pPr>
              <w:spacing w:after="0" w:line="240" w:lineRule="auto"/>
              <w:rPr>
                <w:ins w:id="739" w:author="swolberg@amazon.com" w:date="2023-03-14T19:16:00Z"/>
                <w:rFonts w:ascii="Calibri" w:eastAsia="Times New Roman" w:hAnsi="Calibri" w:cs="Calibri"/>
                <w:sz w:val="20"/>
                <w:szCs w:val="20"/>
              </w:rPr>
            </w:pPr>
            <w:ins w:id="740" w:author="swolberg@amazon.com" w:date="2023-03-14T19:16:00Z">
              <w:r w:rsidRPr="00B17ACB">
                <w:rPr>
                  <w:rFonts w:ascii="Calibri" w:eastAsia="Times New Roman" w:hAnsi="Calibri" w:cs="Calibri"/>
                  <w:sz w:val="20"/>
                  <w:szCs w:val="20"/>
                </w:rPr>
                <w:t>0.06%</w:t>
              </w:r>
            </w:ins>
          </w:p>
        </w:tc>
      </w:tr>
      <w:tr w:rsidR="00AA407E" w:rsidRPr="00B17ACB" w14:paraId="1F79177C" w14:textId="77777777" w:rsidTr="0016045C">
        <w:trPr>
          <w:ins w:id="741"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vAlign w:val="bottom"/>
            <w:hideMark/>
          </w:tcPr>
          <w:p w14:paraId="037EF46B" w14:textId="77777777" w:rsidR="00AA407E" w:rsidRPr="00B17ACB" w:rsidRDefault="00AA407E" w:rsidP="0016045C">
            <w:pPr>
              <w:spacing w:after="0" w:line="240" w:lineRule="auto"/>
              <w:rPr>
                <w:ins w:id="742" w:author="swolberg@amazon.com" w:date="2023-03-14T19:16:00Z"/>
                <w:rFonts w:ascii="Calibri" w:eastAsia="Times New Roman" w:hAnsi="Calibri" w:cs="Calibri"/>
                <w:sz w:val="20"/>
                <w:szCs w:val="20"/>
              </w:rPr>
            </w:pPr>
            <w:ins w:id="743" w:author="swolberg@amazon.com" w:date="2023-03-14T19:16:00Z">
              <w:r w:rsidRPr="00B17ACB">
                <w:rPr>
                  <w:rFonts w:ascii="Calibri" w:eastAsia="Times New Roman" w:hAnsi="Calibri" w:cs="Calibri"/>
                  <w:sz w:val="20"/>
                  <w:szCs w:val="20"/>
                </w:rPr>
                <w:t>34</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87359AE" w14:textId="77777777" w:rsidR="00AA407E" w:rsidRPr="00B17ACB" w:rsidRDefault="00AA407E" w:rsidP="0016045C">
            <w:pPr>
              <w:spacing w:after="0" w:line="240" w:lineRule="auto"/>
              <w:rPr>
                <w:ins w:id="744" w:author="swolberg@amazon.com" w:date="2023-03-14T19:16:00Z"/>
                <w:rFonts w:ascii="Calibri" w:eastAsia="Times New Roman" w:hAnsi="Calibri" w:cs="Calibri"/>
                <w:sz w:val="20"/>
                <w:szCs w:val="20"/>
              </w:rPr>
            </w:pPr>
            <w:ins w:id="745" w:author="swolberg@amazon.com" w:date="2023-03-14T19:16:00Z">
              <w:r w:rsidRPr="00B17ACB">
                <w:rPr>
                  <w:rFonts w:ascii="Calibri" w:eastAsia="Times New Roman" w:hAnsi="Calibri" w:cs="Calibri"/>
                  <w:sz w:val="20"/>
                  <w:szCs w:val="20"/>
                </w:rPr>
                <w:t>1</w:t>
              </w:r>
            </w:ins>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C443384" w14:textId="77777777" w:rsidR="00AA407E" w:rsidRPr="00B17ACB" w:rsidRDefault="00AA407E" w:rsidP="0016045C">
            <w:pPr>
              <w:spacing w:after="0" w:line="240" w:lineRule="auto"/>
              <w:rPr>
                <w:ins w:id="746" w:author="swolberg@amazon.com" w:date="2023-03-14T19:16:00Z"/>
                <w:rFonts w:ascii="Calibri" w:eastAsia="Times New Roman" w:hAnsi="Calibri" w:cs="Calibri"/>
                <w:sz w:val="20"/>
                <w:szCs w:val="20"/>
              </w:rPr>
            </w:pPr>
            <w:ins w:id="747" w:author="swolberg@amazon.com" w:date="2023-03-14T19:16:00Z">
              <w:r w:rsidRPr="00B17ACB">
                <w:rPr>
                  <w:rFonts w:ascii="Calibri" w:eastAsia="Times New Roman" w:hAnsi="Calibri" w:cs="Calibri"/>
                  <w:sz w:val="20"/>
                  <w:szCs w:val="20"/>
                </w:rPr>
                <w:t>0.06%</w:t>
              </w:r>
            </w:ins>
          </w:p>
        </w:tc>
      </w:tr>
      <w:tr w:rsidR="00AA407E" w:rsidRPr="00B17ACB" w14:paraId="1D65F331" w14:textId="77777777" w:rsidTr="0016045C">
        <w:trPr>
          <w:ins w:id="748" w:author="swolberg@amazon.com" w:date="2023-03-14T19:16:00Z"/>
        </w:trPr>
        <w:tc>
          <w:tcPr>
            <w:tcW w:w="0" w:type="auto"/>
            <w:tcBorders>
              <w:top w:val="single" w:sz="6" w:space="0" w:color="E6E6E6"/>
              <w:left w:val="single" w:sz="6" w:space="0" w:color="E6E6E6"/>
              <w:bottom w:val="single" w:sz="6" w:space="0" w:color="E6E6E6"/>
              <w:right w:val="single" w:sz="6" w:space="0" w:color="E6E6E6"/>
            </w:tcBorders>
            <w:shd w:val="clear" w:color="auto" w:fill="D9E1F2"/>
            <w:vAlign w:val="bottom"/>
            <w:hideMark/>
          </w:tcPr>
          <w:p w14:paraId="0386C34C" w14:textId="77777777" w:rsidR="00AA407E" w:rsidRPr="00B17ACB" w:rsidRDefault="00AA407E" w:rsidP="0016045C">
            <w:pPr>
              <w:spacing w:after="0" w:line="240" w:lineRule="auto"/>
              <w:rPr>
                <w:ins w:id="749" w:author="swolberg@amazon.com" w:date="2023-03-14T19:16:00Z"/>
                <w:rFonts w:ascii="Calibri" w:eastAsia="Times New Roman" w:hAnsi="Calibri" w:cs="Calibri"/>
                <w:b/>
                <w:bCs/>
                <w:sz w:val="20"/>
                <w:szCs w:val="20"/>
              </w:rPr>
            </w:pPr>
            <w:ins w:id="750" w:author="swolberg@amazon.com" w:date="2023-03-14T19:16:00Z">
              <w:r w:rsidRPr="00B17ACB">
                <w:rPr>
                  <w:rFonts w:ascii="Calibri" w:eastAsia="Times New Roman" w:hAnsi="Calibri" w:cs="Calibri"/>
                  <w:b/>
                  <w:bCs/>
                  <w:sz w:val="20"/>
                  <w:szCs w:val="20"/>
                </w:rPr>
                <w:t>Grand Total</w:t>
              </w:r>
            </w:ins>
          </w:p>
        </w:tc>
        <w:tc>
          <w:tcPr>
            <w:tcW w:w="0" w:type="auto"/>
            <w:tcBorders>
              <w:top w:val="single" w:sz="6" w:space="0" w:color="E6E6E6"/>
              <w:left w:val="single" w:sz="6" w:space="0" w:color="E6E6E6"/>
              <w:bottom w:val="single" w:sz="6" w:space="0" w:color="E6E6E6"/>
              <w:right w:val="single" w:sz="6" w:space="0" w:color="E6E6E6"/>
            </w:tcBorders>
            <w:shd w:val="clear" w:color="auto" w:fill="D9E1F2"/>
            <w:vAlign w:val="bottom"/>
            <w:hideMark/>
          </w:tcPr>
          <w:p w14:paraId="63FEE684" w14:textId="77777777" w:rsidR="00AA407E" w:rsidRPr="00B17ACB" w:rsidRDefault="00AA407E" w:rsidP="0016045C">
            <w:pPr>
              <w:spacing w:after="0" w:line="240" w:lineRule="auto"/>
              <w:rPr>
                <w:ins w:id="751" w:author="swolberg@amazon.com" w:date="2023-03-14T19:16:00Z"/>
                <w:rFonts w:ascii="Calibri" w:eastAsia="Times New Roman" w:hAnsi="Calibri" w:cs="Calibri"/>
                <w:b/>
                <w:bCs/>
                <w:sz w:val="20"/>
                <w:szCs w:val="20"/>
              </w:rPr>
            </w:pPr>
            <w:ins w:id="752" w:author="swolberg@amazon.com" w:date="2023-03-14T19:16:00Z">
              <w:r w:rsidRPr="00B17ACB">
                <w:rPr>
                  <w:rFonts w:ascii="Calibri" w:eastAsia="Times New Roman" w:hAnsi="Calibri" w:cs="Calibri"/>
                  <w:b/>
                  <w:bCs/>
                  <w:sz w:val="20"/>
                  <w:szCs w:val="20"/>
                </w:rPr>
                <w:t>1652</w:t>
              </w:r>
            </w:ins>
          </w:p>
        </w:tc>
        <w:tc>
          <w:tcPr>
            <w:tcW w:w="0" w:type="auto"/>
            <w:tcBorders>
              <w:top w:val="single" w:sz="6" w:space="0" w:color="E6E6E6"/>
              <w:left w:val="single" w:sz="6" w:space="0" w:color="E6E6E6"/>
              <w:bottom w:val="single" w:sz="6" w:space="0" w:color="E6E6E6"/>
              <w:right w:val="single" w:sz="6" w:space="0" w:color="E6E6E6"/>
            </w:tcBorders>
            <w:shd w:val="clear" w:color="auto" w:fill="D9E1F2"/>
            <w:vAlign w:val="bottom"/>
            <w:hideMark/>
          </w:tcPr>
          <w:p w14:paraId="44DE40BA" w14:textId="77777777" w:rsidR="00AA407E" w:rsidRPr="00B17ACB" w:rsidRDefault="00AA407E" w:rsidP="0016045C">
            <w:pPr>
              <w:spacing w:after="0" w:line="240" w:lineRule="auto"/>
              <w:rPr>
                <w:ins w:id="753" w:author="swolberg@amazon.com" w:date="2023-03-14T19:16:00Z"/>
                <w:rFonts w:ascii="Calibri" w:eastAsia="Times New Roman" w:hAnsi="Calibri" w:cs="Calibri"/>
                <w:b/>
                <w:bCs/>
                <w:sz w:val="20"/>
                <w:szCs w:val="20"/>
              </w:rPr>
            </w:pPr>
          </w:p>
        </w:tc>
      </w:tr>
    </w:tbl>
    <w:p w14:paraId="6B2F6D8C" w14:textId="77777777" w:rsidR="00AA407E" w:rsidRPr="00B17ACB" w:rsidRDefault="00AA407E" w:rsidP="00AA407E">
      <w:pPr>
        <w:spacing w:after="240" w:line="240" w:lineRule="auto"/>
        <w:rPr>
          <w:ins w:id="754" w:author="swolberg@amazon.com" w:date="2023-03-14T19:16:00Z"/>
          <w:rFonts w:ascii="Calibri" w:eastAsia="Times New Roman" w:hAnsi="Calibri" w:cs="Calibri"/>
          <w:sz w:val="20"/>
          <w:szCs w:val="20"/>
        </w:rPr>
      </w:pPr>
      <w:ins w:id="755" w:author="swolberg@amazon.com" w:date="2023-03-14T19:16:00Z">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 xml:space="preserve">Insight 3: </w:t>
        </w:r>
        <w:r w:rsidRPr="00B17ACB">
          <w:rPr>
            <w:rFonts w:ascii="Calibri" w:eastAsia="Times New Roman" w:hAnsi="Calibri" w:cs="Calibri"/>
            <w:sz w:val="20"/>
            <w:szCs w:val="20"/>
          </w:rPr>
          <w:t xml:space="preserve">Data Availability, Data Discrepancy and Data Definition/Comprehension are top three main issues for user SIMs. </w:t>
        </w:r>
        <w:r w:rsidRPr="00B17ACB">
          <w:rPr>
            <w:rFonts w:ascii="Calibri" w:eastAsia="Times New Roman" w:hAnsi="Calibri" w:cs="Calibri"/>
            <w:sz w:val="20"/>
            <w:szCs w:val="20"/>
          </w:rPr>
          <w:br/>
          <w:t xml:space="preserve">Within </w:t>
        </w:r>
        <w:r w:rsidRPr="00B17ACB">
          <w:rPr>
            <w:rFonts w:ascii="Calibri" w:eastAsia="Times New Roman" w:hAnsi="Calibri" w:cs="Calibri"/>
            <w:b/>
            <w:bCs/>
            <w:sz w:val="20"/>
            <w:szCs w:val="20"/>
          </w:rPr>
          <w:t>Data Availability</w:t>
        </w:r>
        <w:r w:rsidRPr="00B17ACB">
          <w:rPr>
            <w:rFonts w:ascii="Calibri" w:eastAsia="Times New Roman" w:hAnsi="Calibri" w:cs="Calibri"/>
            <w:sz w:val="20"/>
            <w:szCs w:val="20"/>
          </w:rPr>
          <w:t xml:space="preserve">, it has two main issues, </w:t>
        </w:r>
        <w:r w:rsidRPr="00B17ACB">
          <w:rPr>
            <w:rFonts w:ascii="Calibri" w:eastAsia="Times New Roman" w:hAnsi="Calibri" w:cs="Calibri"/>
            <w:sz w:val="20"/>
            <w:szCs w:val="20"/>
          </w:rPr>
          <w:br/>
          <w:t>1) every beginning of week/month/year, users will keep inquiring metric X is not available for week Y. (mainly uses are RBS with job title Catalog Specialist or Translation Associate; and some VMs) -&gt;&gt; Need to give user visibility on when metric is available</w:t>
        </w:r>
        <w:r w:rsidRPr="00B17ACB">
          <w:rPr>
            <w:rFonts w:ascii="Calibri" w:eastAsia="Times New Roman" w:hAnsi="Calibri" w:cs="Calibri"/>
            <w:sz w:val="20"/>
            <w:szCs w:val="20"/>
          </w:rPr>
          <w:br/>
          <w:t xml:space="preserve">2) users are inquiring no data in Turismo for certain vendor code or brand code. (similar user group) -&gt;&gt; Need to help user understand why your code don’t return data in Turismo. </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br/>
          <w:t xml:space="preserve">Within </w:t>
        </w:r>
        <w:r w:rsidRPr="00B17ACB">
          <w:rPr>
            <w:rFonts w:ascii="Calibri" w:eastAsia="Times New Roman" w:hAnsi="Calibri" w:cs="Calibri"/>
            <w:b/>
            <w:bCs/>
            <w:sz w:val="20"/>
            <w:szCs w:val="20"/>
          </w:rPr>
          <w:t>Data Discrepancy</w:t>
        </w:r>
        <w:r w:rsidRPr="00B17ACB">
          <w:rPr>
            <w:rFonts w:ascii="Calibri" w:eastAsia="Times New Roman" w:hAnsi="Calibri" w:cs="Calibri"/>
            <w:sz w:val="20"/>
            <w:szCs w:val="20"/>
          </w:rPr>
          <w:t>, it has two main issues,</w:t>
        </w:r>
        <w:r w:rsidRPr="00B17ACB">
          <w:rPr>
            <w:rFonts w:ascii="Calibri" w:eastAsia="Times New Roman" w:hAnsi="Calibri" w:cs="Calibri"/>
            <w:sz w:val="20"/>
            <w:szCs w:val="20"/>
          </w:rPr>
          <w:br/>
          <w:t xml:space="preserve">1) data difference between Turismo and other tools, daily order, procurement portal and cost portal -&gt;&gt; Need to work with tools owner and inform the overlap users on the expected gap. </w:t>
        </w:r>
        <w:r w:rsidRPr="00B17ACB">
          <w:rPr>
            <w:rFonts w:ascii="Calibri" w:eastAsia="Times New Roman" w:hAnsi="Calibri" w:cs="Calibri"/>
            <w:sz w:val="20"/>
            <w:szCs w:val="20"/>
          </w:rPr>
          <w:br/>
          <w:t>2) data difference between Turismo and ad-hoc query or dashboard owned by BI team. -&gt;&gt; Provide user visibility on Turismo definition</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br/>
          <w:t xml:space="preserve">Within </w:t>
        </w:r>
        <w:r w:rsidRPr="00B17ACB">
          <w:rPr>
            <w:rFonts w:ascii="Calibri" w:eastAsia="Times New Roman" w:hAnsi="Calibri" w:cs="Calibri"/>
            <w:b/>
            <w:bCs/>
            <w:sz w:val="20"/>
            <w:szCs w:val="20"/>
          </w:rPr>
          <w:t xml:space="preserve">Data Definition/Comprehension, </w:t>
        </w:r>
        <w:r w:rsidRPr="00B17ACB">
          <w:rPr>
            <w:rFonts w:ascii="Calibri" w:eastAsia="Times New Roman" w:hAnsi="Calibri" w:cs="Calibri"/>
            <w:sz w:val="20"/>
            <w:szCs w:val="20"/>
          </w:rPr>
          <w:t xml:space="preserve">it is mainly around the top usage metrics, (OPS/GMS, GV, Net PPM, PCOGS, Net Receipt, ROOS, Deal OPS, Confirmation Rate, IDQ, Inventory) -&gt;&gt; metric governance group with EU/NA/JP with goal to ensure data </w:t>
        </w:r>
        <w:r w:rsidRPr="00B17ACB">
          <w:rPr>
            <w:rFonts w:ascii="Calibri" w:eastAsia="Times New Roman" w:hAnsi="Calibri" w:cs="Calibri"/>
            <w:b/>
            <w:bCs/>
            <w:sz w:val="20"/>
            <w:szCs w:val="20"/>
          </w:rPr>
          <w:t xml:space="preserve">accurate, updated and comprehensive </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hAnsi="Calibri" w:cs="Calibri"/>
            <w:b/>
            <w:noProof/>
            <w:sz w:val="20"/>
            <w:szCs w:val="20"/>
          </w:rPr>
          <w:drawing>
            <wp:inline distT="0" distB="0" distL="0" distR="0" wp14:anchorId="35DDBBD4" wp14:editId="167B7E46">
              <wp:extent cx="3714650" cy="3116275"/>
              <wp:effectExtent l="0" t="0" r="635" b="8255"/>
              <wp:docPr id="2" name="Picture 2" descr="C:\Users\swolberg\AppData\Local\Microsoft\Windows\INetCache\Content.MSO\24AEF3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olberg\AppData\Local\Microsoft\Windows\INetCache\Content.MSO\24AEF39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2585" cy="3122932"/>
                      </a:xfrm>
                      <a:prstGeom prst="rect">
                        <a:avLst/>
                      </a:prstGeom>
                      <a:noFill/>
                      <a:ln>
                        <a:noFill/>
                      </a:ln>
                    </pic:spPr>
                  </pic:pic>
                </a:graphicData>
              </a:graphic>
            </wp:inline>
          </w:drawing>
        </w:r>
        <w:r w:rsidRPr="00B17ACB">
          <w:rPr>
            <w:rFonts w:ascii="Calibri" w:eastAsia="Times New Roman" w:hAnsi="Calibri" w:cs="Calibri"/>
            <w:sz w:val="20"/>
            <w:szCs w:val="20"/>
          </w:rPr>
          <w:br/>
        </w:r>
        <w:r w:rsidRPr="00B17ACB">
          <w:rPr>
            <w:rFonts w:ascii="Calibri" w:eastAsia="Times New Roman" w:hAnsi="Calibri" w:cs="Calibri"/>
            <w:sz w:val="20"/>
            <w:szCs w:val="20"/>
          </w:rPr>
          <w:br/>
          <w:t>Tree map view:</w:t>
        </w:r>
        <w:r w:rsidRPr="00B17ACB">
          <w:rPr>
            <w:rFonts w:ascii="Calibri" w:eastAsia="Times New Roman" w:hAnsi="Calibri" w:cs="Calibri"/>
            <w:sz w:val="20"/>
            <w:szCs w:val="20"/>
          </w:rPr>
          <w:br/>
        </w:r>
        <w:r w:rsidRPr="00B17ACB">
          <w:rPr>
            <w:rFonts w:ascii="Calibri" w:eastAsia="Times New Roman" w:hAnsi="Calibri" w:cs="Calibri"/>
            <w:sz w:val="20"/>
            <w:szCs w:val="20"/>
          </w:rPr>
          <w:lastRenderedPageBreak/>
          <w:br/>
        </w:r>
        <w:r w:rsidRPr="00B17ACB">
          <w:rPr>
            <w:rFonts w:ascii="Calibri" w:hAnsi="Calibri" w:cs="Calibri"/>
            <w:b/>
            <w:noProof/>
            <w:sz w:val="20"/>
            <w:szCs w:val="20"/>
          </w:rPr>
          <w:drawing>
            <wp:inline distT="0" distB="0" distL="0" distR="0" wp14:anchorId="1AA7F722" wp14:editId="38C09391">
              <wp:extent cx="4411065" cy="4133599"/>
              <wp:effectExtent l="0" t="0" r="8890" b="635"/>
              <wp:docPr id="3" name="Picture 3" descr="C:\Users\swolberg\AppData\Local\Microsoft\Windows\INetCache\Content.MSO\7C7CA4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olberg\AppData\Local\Microsoft\Windows\INetCache\Content.MSO\7C7CA4B3.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8847" cy="4150263"/>
                      </a:xfrm>
                      <a:prstGeom prst="rect">
                        <a:avLst/>
                      </a:prstGeom>
                      <a:noFill/>
                      <a:ln>
                        <a:noFill/>
                      </a:ln>
                    </pic:spPr>
                  </pic:pic>
                </a:graphicData>
              </a:graphic>
            </wp:inline>
          </w:drawing>
        </w:r>
      </w:ins>
    </w:p>
    <w:p w14:paraId="158A9065" w14:textId="77777777" w:rsidR="00AA407E" w:rsidRPr="00B17ACB" w:rsidRDefault="00AA407E" w:rsidP="00AA407E">
      <w:pPr>
        <w:numPr>
          <w:ilvl w:val="0"/>
          <w:numId w:val="6"/>
        </w:numPr>
        <w:spacing w:before="100" w:beforeAutospacing="1" w:after="100" w:afterAutospacing="1" w:line="240" w:lineRule="auto"/>
        <w:rPr>
          <w:ins w:id="756" w:author="swolberg@amazon.com" w:date="2023-03-14T19:16:00Z"/>
          <w:rFonts w:ascii="Calibri" w:eastAsia="Times New Roman" w:hAnsi="Calibri" w:cs="Calibri"/>
          <w:sz w:val="20"/>
          <w:szCs w:val="20"/>
        </w:rPr>
      </w:pPr>
      <w:ins w:id="757" w:author="swolberg@amazon.com" w:date="2023-03-14T19:16:00Z">
        <w:r w:rsidRPr="00B17ACB">
          <w:rPr>
            <w:rFonts w:ascii="Calibri" w:eastAsia="Times New Roman" w:hAnsi="Calibri" w:cs="Calibri"/>
            <w:b/>
            <w:bCs/>
            <w:sz w:val="20"/>
            <w:szCs w:val="20"/>
          </w:rPr>
          <w:t>Data Quality issue</w:t>
        </w:r>
      </w:ins>
    </w:p>
    <w:p w14:paraId="7FD221F8" w14:textId="77777777" w:rsidR="00AA407E" w:rsidRPr="00B17ACB" w:rsidRDefault="00AA407E" w:rsidP="00AA407E">
      <w:pPr>
        <w:numPr>
          <w:ilvl w:val="1"/>
          <w:numId w:val="6"/>
        </w:numPr>
        <w:spacing w:before="100" w:beforeAutospacing="1" w:after="100" w:afterAutospacing="1" w:line="240" w:lineRule="auto"/>
        <w:rPr>
          <w:ins w:id="758" w:author="swolberg@amazon.com" w:date="2023-03-14T19:16:00Z"/>
          <w:rFonts w:ascii="Calibri" w:eastAsia="Times New Roman" w:hAnsi="Calibri" w:cs="Calibri"/>
          <w:sz w:val="20"/>
          <w:szCs w:val="20"/>
        </w:rPr>
      </w:pPr>
      <w:proofErr w:type="spellStart"/>
      <w:ins w:id="759" w:author="swolberg@amazon.com" w:date="2023-03-14T19:16:00Z">
        <w:r w:rsidRPr="00B17ACB">
          <w:rPr>
            <w:rFonts w:ascii="Calibri" w:eastAsia="Times New Roman" w:hAnsi="Calibri" w:cs="Calibri"/>
            <w:sz w:val="20"/>
            <w:szCs w:val="20"/>
          </w:rPr>
          <w:t>asin</w:t>
        </w:r>
        <w:proofErr w:type="spellEnd"/>
        <w:r w:rsidRPr="00B17ACB">
          <w:rPr>
            <w:rFonts w:ascii="Calibri" w:eastAsia="Times New Roman" w:hAnsi="Calibri" w:cs="Calibri"/>
            <w:sz w:val="20"/>
            <w:szCs w:val="20"/>
          </w:rPr>
          <w:t xml:space="preserve"> attribute wrong</w:t>
        </w:r>
      </w:ins>
    </w:p>
    <w:p w14:paraId="3B6E1889" w14:textId="77777777" w:rsidR="00AA407E" w:rsidRPr="00B17ACB" w:rsidRDefault="00AA407E" w:rsidP="00AA407E">
      <w:pPr>
        <w:numPr>
          <w:ilvl w:val="2"/>
          <w:numId w:val="6"/>
        </w:numPr>
        <w:spacing w:before="100" w:beforeAutospacing="1" w:after="100" w:afterAutospacing="1" w:line="240" w:lineRule="auto"/>
        <w:rPr>
          <w:ins w:id="760" w:author="swolberg@amazon.com" w:date="2023-03-14T19:16:00Z"/>
          <w:rFonts w:ascii="Calibri" w:eastAsia="Times New Roman" w:hAnsi="Calibri" w:cs="Calibri"/>
          <w:sz w:val="20"/>
          <w:szCs w:val="20"/>
        </w:rPr>
      </w:pPr>
      <w:ins w:id="761" w:author="swolberg@amazon.com" w:date="2023-03-14T19:16:00Z">
        <w:r w:rsidRPr="00B17ACB">
          <w:rPr>
            <w:rFonts w:ascii="Calibri" w:eastAsia="Times New Roman" w:hAnsi="Calibri" w:cs="Calibri"/>
            <w:sz w:val="20"/>
            <w:szCs w:val="20"/>
          </w:rPr>
          <w:t xml:space="preserve">Manu </w:t>
        </w:r>
        <w:proofErr w:type="gramStart"/>
        <w:r w:rsidRPr="00B17ACB">
          <w:rPr>
            <w:rFonts w:ascii="Calibri" w:eastAsia="Times New Roman" w:hAnsi="Calibri" w:cs="Calibri"/>
            <w:sz w:val="20"/>
            <w:szCs w:val="20"/>
          </w:rPr>
          <w:t>code:[</w:t>
        </w:r>
        <w:proofErr w:type="gramEnd"/>
        <w:r w:rsidRPr="00B17ACB">
          <w:rPr>
            <w:rFonts w:ascii="Calibri" w:eastAsia="Times New Roman" w:hAnsi="Calibri" w:cs="Calibri"/>
            <w:sz w:val="20"/>
            <w:szCs w:val="20"/>
          </w:rPr>
          <w:t xml:space="preserve">seeing the wrong manufacturer codes in the reporting] </w:t>
        </w:r>
      </w:ins>
    </w:p>
    <w:p w14:paraId="09B019E9" w14:textId="77777777" w:rsidR="00AA407E" w:rsidRPr="00B17ACB" w:rsidRDefault="00AA407E" w:rsidP="00AA407E">
      <w:pPr>
        <w:numPr>
          <w:ilvl w:val="3"/>
          <w:numId w:val="6"/>
        </w:numPr>
        <w:spacing w:before="100" w:beforeAutospacing="1" w:after="100" w:afterAutospacing="1" w:line="240" w:lineRule="auto"/>
        <w:rPr>
          <w:ins w:id="762" w:author="swolberg@amazon.com" w:date="2023-03-14T19:16:00Z"/>
          <w:rFonts w:ascii="Calibri" w:eastAsia="Times New Roman" w:hAnsi="Calibri" w:cs="Calibri"/>
          <w:sz w:val="20"/>
          <w:szCs w:val="20"/>
        </w:rPr>
      </w:pPr>
      <w:ins w:id="763"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"https://issues.amazon.com/issues/TURISMO-9409"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https://issues.amazon.com/issues/TURISMO-9409</w:t>
        </w:r>
        <w:r w:rsidRPr="00B17ACB">
          <w:rPr>
            <w:rFonts w:ascii="Calibri" w:eastAsia="Times New Roman" w:hAnsi="Calibri" w:cs="Calibri"/>
            <w:sz w:val="20"/>
            <w:szCs w:val="20"/>
          </w:rPr>
          <w:fldChar w:fldCharType="end"/>
        </w:r>
      </w:ins>
    </w:p>
    <w:p w14:paraId="43DEC6D4" w14:textId="77777777" w:rsidR="00AA407E" w:rsidRPr="00B17ACB" w:rsidRDefault="00AA407E" w:rsidP="00AA407E">
      <w:pPr>
        <w:numPr>
          <w:ilvl w:val="1"/>
          <w:numId w:val="7"/>
        </w:numPr>
        <w:spacing w:before="100" w:beforeAutospacing="1" w:after="100" w:afterAutospacing="1" w:line="240" w:lineRule="auto"/>
        <w:rPr>
          <w:ins w:id="764" w:author="swolberg@amazon.com" w:date="2023-03-14T19:16:00Z"/>
          <w:rFonts w:ascii="Calibri" w:eastAsia="Times New Roman" w:hAnsi="Calibri" w:cs="Calibri"/>
          <w:sz w:val="20"/>
          <w:szCs w:val="20"/>
        </w:rPr>
      </w:pPr>
      <w:ins w:id="765" w:author="swolberg@amazon.com" w:date="2023-03-14T19:16:00Z">
        <w:r w:rsidRPr="00B17ACB">
          <w:rPr>
            <w:rFonts w:ascii="Calibri" w:eastAsia="Times New Roman" w:hAnsi="Calibri" w:cs="Calibri"/>
            <w:sz w:val="20"/>
            <w:szCs w:val="20"/>
          </w:rPr>
          <w:t>unknown/missing/null</w:t>
        </w:r>
      </w:ins>
    </w:p>
    <w:p w14:paraId="547E7BEC" w14:textId="77777777" w:rsidR="00AA407E" w:rsidRPr="00B17ACB" w:rsidRDefault="00AA407E" w:rsidP="00AA407E">
      <w:pPr>
        <w:numPr>
          <w:ilvl w:val="2"/>
          <w:numId w:val="7"/>
        </w:numPr>
        <w:spacing w:before="100" w:beforeAutospacing="1" w:after="100" w:afterAutospacing="1" w:line="240" w:lineRule="auto"/>
        <w:rPr>
          <w:ins w:id="766" w:author="swolberg@amazon.com" w:date="2023-03-14T19:16:00Z"/>
          <w:rFonts w:ascii="Calibri" w:eastAsia="Times New Roman" w:hAnsi="Calibri" w:cs="Calibri"/>
          <w:sz w:val="20"/>
          <w:szCs w:val="20"/>
        </w:rPr>
      </w:pPr>
      <w:ins w:id="767" w:author="swolberg@amazon.com" w:date="2023-03-14T19:16:00Z">
        <w:r w:rsidRPr="00B17ACB">
          <w:rPr>
            <w:rFonts w:ascii="Calibri" w:eastAsia="Times New Roman" w:hAnsi="Calibri" w:cs="Calibri"/>
            <w:sz w:val="20"/>
            <w:szCs w:val="20"/>
          </w:rPr>
          <w:t xml:space="preserve">unknown vendor </w:t>
        </w:r>
        <w:proofErr w:type="gramStart"/>
        <w:r w:rsidRPr="00B17ACB">
          <w:rPr>
            <w:rFonts w:ascii="Calibri" w:eastAsia="Times New Roman" w:hAnsi="Calibri" w:cs="Calibri"/>
            <w:sz w:val="20"/>
            <w:szCs w:val="20"/>
          </w:rPr>
          <w:t>code:[</w:t>
        </w:r>
        <w:proofErr w:type="gramEnd"/>
        <w:r w:rsidRPr="00B17ACB">
          <w:rPr>
            <w:rFonts w:ascii="Calibri" w:eastAsia="Times New Roman" w:hAnsi="Calibri" w:cs="Calibri"/>
            <w:sz w:val="20"/>
            <w:szCs w:val="20"/>
          </w:rPr>
          <w:t>Unknown vendor bucket]</w:t>
        </w:r>
      </w:ins>
    </w:p>
    <w:p w14:paraId="1364DC76" w14:textId="77777777" w:rsidR="00AA407E" w:rsidRPr="00B17ACB" w:rsidRDefault="00AA407E" w:rsidP="00AA407E">
      <w:pPr>
        <w:numPr>
          <w:ilvl w:val="3"/>
          <w:numId w:val="7"/>
        </w:numPr>
        <w:spacing w:before="100" w:beforeAutospacing="1" w:after="100" w:afterAutospacing="1" w:line="240" w:lineRule="auto"/>
        <w:rPr>
          <w:ins w:id="768" w:author="swolberg@amazon.com" w:date="2023-03-14T19:16:00Z"/>
          <w:rFonts w:ascii="Calibri" w:eastAsia="Times New Roman" w:hAnsi="Calibri" w:cs="Calibri"/>
          <w:sz w:val="20"/>
          <w:szCs w:val="20"/>
        </w:rPr>
      </w:pPr>
      <w:ins w:id="769"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"https://issues.amazon.com/issues/TURISMO-9191"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https://issues.amazon.com/issues/TURISMO-9191</w:t>
        </w:r>
        <w:r w:rsidRPr="00B17ACB">
          <w:rPr>
            <w:rFonts w:ascii="Calibri" w:eastAsia="Times New Roman" w:hAnsi="Calibri" w:cs="Calibri"/>
            <w:sz w:val="20"/>
            <w:szCs w:val="20"/>
          </w:rPr>
          <w:fldChar w:fldCharType="end"/>
        </w:r>
      </w:ins>
    </w:p>
    <w:p w14:paraId="1F6A5889" w14:textId="77777777" w:rsidR="00AA407E" w:rsidRPr="00B17ACB" w:rsidRDefault="00AA407E" w:rsidP="00AA407E">
      <w:pPr>
        <w:numPr>
          <w:ilvl w:val="2"/>
          <w:numId w:val="7"/>
        </w:numPr>
        <w:spacing w:before="100" w:beforeAutospacing="1" w:after="100" w:afterAutospacing="1" w:line="240" w:lineRule="auto"/>
        <w:rPr>
          <w:ins w:id="770" w:author="swolberg@amazon.com" w:date="2023-03-14T19:16:00Z"/>
          <w:rFonts w:ascii="Calibri" w:eastAsia="Times New Roman" w:hAnsi="Calibri" w:cs="Calibri"/>
          <w:sz w:val="20"/>
          <w:szCs w:val="20"/>
        </w:rPr>
      </w:pPr>
      <w:ins w:id="771" w:author="swolberg@amazon.com" w:date="2023-03-14T19:16:00Z">
        <w:r w:rsidRPr="00B17ACB">
          <w:rPr>
            <w:rFonts w:ascii="Calibri" w:eastAsia="Times New Roman" w:hAnsi="Calibri" w:cs="Calibri"/>
            <w:sz w:val="20"/>
            <w:szCs w:val="20"/>
          </w:rPr>
          <w:t>unknown pricing driver: [Pricing Driver = UNKNOWN drives majority of ASP decline.]</w:t>
        </w:r>
      </w:ins>
    </w:p>
    <w:p w14:paraId="4DD3460D" w14:textId="77777777" w:rsidR="00AA407E" w:rsidRPr="00B17ACB" w:rsidRDefault="00AA407E" w:rsidP="00AA407E">
      <w:pPr>
        <w:numPr>
          <w:ilvl w:val="3"/>
          <w:numId w:val="7"/>
        </w:numPr>
        <w:spacing w:before="100" w:beforeAutospacing="1" w:after="100" w:afterAutospacing="1" w:line="240" w:lineRule="auto"/>
        <w:rPr>
          <w:ins w:id="772" w:author="swolberg@amazon.com" w:date="2023-03-14T19:16:00Z"/>
          <w:rFonts w:ascii="Calibri" w:eastAsia="Times New Roman" w:hAnsi="Calibri" w:cs="Calibri"/>
          <w:sz w:val="20"/>
          <w:szCs w:val="20"/>
        </w:rPr>
      </w:pPr>
      <w:ins w:id="773" w:author="swolberg@amazon.com" w:date="2023-03-14T19:16:00Z">
        <w:r w:rsidRPr="00B17ACB">
          <w:rPr>
            <w:rFonts w:ascii="Calibri" w:eastAsia="Times New Roman" w:hAnsi="Calibri" w:cs="Calibri"/>
            <w:sz w:val="20"/>
            <w:szCs w:val="20"/>
          </w:rPr>
          <w:t xml:space="preserve">Need to understand what feeds the "UNKNO" - "Unknown" vendor bucket. It is a major concern in SA since the CCOGS don't appear to feed it. Result is we're at 1.7MM USD with </w:t>
        </w:r>
        <w:proofErr w:type="spellStart"/>
        <w:r w:rsidRPr="00B17ACB">
          <w:rPr>
            <w:rFonts w:ascii="Calibri" w:eastAsia="Times New Roman" w:hAnsi="Calibri" w:cs="Calibri"/>
            <w:sz w:val="20"/>
            <w:szCs w:val="20"/>
          </w:rPr>
          <w:t>ProcM</w:t>
        </w:r>
        <w:proofErr w:type="spellEnd"/>
        <w:r w:rsidRPr="00B17ACB">
          <w:rPr>
            <w:rFonts w:ascii="Calibri" w:eastAsia="Times New Roman" w:hAnsi="Calibri" w:cs="Calibri"/>
            <w:sz w:val="20"/>
            <w:szCs w:val="20"/>
          </w:rPr>
          <w:t xml:space="preserve"> of -10% =&gt; major loss for Retail.</w:t>
        </w:r>
      </w:ins>
    </w:p>
    <w:p w14:paraId="3D334919" w14:textId="77777777" w:rsidR="00AA407E" w:rsidRPr="00B17ACB" w:rsidRDefault="00AA407E" w:rsidP="00AA407E">
      <w:pPr>
        <w:numPr>
          <w:ilvl w:val="3"/>
          <w:numId w:val="8"/>
        </w:numPr>
        <w:spacing w:before="100" w:beforeAutospacing="1" w:after="100" w:afterAutospacing="1" w:line="240" w:lineRule="auto"/>
        <w:rPr>
          <w:ins w:id="774" w:author="swolberg@amazon.com" w:date="2023-03-14T19:16:00Z"/>
          <w:rFonts w:ascii="Calibri" w:eastAsia="Times New Roman" w:hAnsi="Calibri" w:cs="Calibri"/>
          <w:sz w:val="20"/>
          <w:szCs w:val="20"/>
        </w:rPr>
      </w:pPr>
      <w:ins w:id="775"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"https://issues.amazon.com/issues/TURISMO-7885"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https://issues.amazon.com/issues/TURISMO-7885</w:t>
        </w:r>
        <w:r w:rsidRPr="00B17ACB">
          <w:rPr>
            <w:rFonts w:ascii="Calibri" w:eastAsia="Times New Roman" w:hAnsi="Calibri" w:cs="Calibri"/>
            <w:sz w:val="20"/>
            <w:szCs w:val="20"/>
          </w:rPr>
          <w:fldChar w:fldCharType="end"/>
        </w:r>
      </w:ins>
    </w:p>
    <w:p w14:paraId="73881EE4" w14:textId="77777777" w:rsidR="00AA407E" w:rsidRPr="00B17ACB" w:rsidRDefault="00AA407E" w:rsidP="00AA407E">
      <w:pPr>
        <w:numPr>
          <w:ilvl w:val="1"/>
          <w:numId w:val="8"/>
        </w:numPr>
        <w:spacing w:before="100" w:beforeAutospacing="1" w:after="100" w:afterAutospacing="1" w:line="240" w:lineRule="auto"/>
        <w:rPr>
          <w:ins w:id="776" w:author="swolberg@amazon.com" w:date="2023-03-14T19:16:00Z"/>
          <w:rFonts w:ascii="Calibri" w:eastAsia="Times New Roman" w:hAnsi="Calibri" w:cs="Calibri"/>
          <w:sz w:val="20"/>
          <w:szCs w:val="20"/>
        </w:rPr>
      </w:pPr>
      <w:ins w:id="777" w:author="swolberg@amazon.com" w:date="2023-03-14T19:16:00Z">
        <w:r w:rsidRPr="00B17ACB">
          <w:rPr>
            <w:rFonts w:ascii="Calibri" w:eastAsia="Times New Roman" w:hAnsi="Calibri" w:cs="Calibri"/>
            <w:sz w:val="20"/>
            <w:szCs w:val="20"/>
          </w:rPr>
          <w:t>Data Discrepancy</w:t>
        </w:r>
      </w:ins>
    </w:p>
    <w:p w14:paraId="481616BA" w14:textId="77777777" w:rsidR="00AA407E" w:rsidRPr="00B17ACB" w:rsidRDefault="00AA407E" w:rsidP="00AA407E">
      <w:pPr>
        <w:numPr>
          <w:ilvl w:val="2"/>
          <w:numId w:val="8"/>
        </w:numPr>
        <w:spacing w:before="100" w:beforeAutospacing="1" w:after="100" w:afterAutospacing="1" w:line="240" w:lineRule="auto"/>
        <w:rPr>
          <w:ins w:id="778" w:author="swolberg@amazon.com" w:date="2023-03-14T19:16:00Z"/>
          <w:rFonts w:ascii="Calibri" w:eastAsia="Times New Roman" w:hAnsi="Calibri" w:cs="Calibri"/>
          <w:sz w:val="20"/>
          <w:szCs w:val="20"/>
        </w:rPr>
      </w:pPr>
      <w:ins w:id="779" w:author="swolberg@amazon.com" w:date="2023-03-14T19:16:00Z">
        <w:r w:rsidRPr="00B17ACB">
          <w:rPr>
            <w:rFonts w:ascii="Calibri" w:eastAsia="Times New Roman" w:hAnsi="Calibri" w:cs="Calibri"/>
            <w:sz w:val="20"/>
            <w:szCs w:val="20"/>
          </w:rPr>
          <w:t>IDQ data not match IDQ Hawk website</w:t>
        </w:r>
      </w:ins>
    </w:p>
    <w:p w14:paraId="1272A7D4" w14:textId="77777777" w:rsidR="00AA407E" w:rsidRPr="00B17ACB" w:rsidRDefault="00AA407E" w:rsidP="00AA407E">
      <w:pPr>
        <w:numPr>
          <w:ilvl w:val="3"/>
          <w:numId w:val="8"/>
        </w:numPr>
        <w:spacing w:before="100" w:beforeAutospacing="1" w:after="100" w:afterAutospacing="1" w:line="240" w:lineRule="auto"/>
        <w:rPr>
          <w:ins w:id="780" w:author="swolberg@amazon.com" w:date="2023-03-14T19:16:00Z"/>
          <w:rFonts w:ascii="Calibri" w:eastAsia="Times New Roman" w:hAnsi="Calibri" w:cs="Calibri"/>
          <w:sz w:val="20"/>
          <w:szCs w:val="20"/>
        </w:rPr>
      </w:pPr>
      <w:ins w:id="78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"https://issues.amazon.com/issues/TURISMO-8843"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https://issues.amazon.com/issues/TURISMO-8843</w:t>
        </w:r>
        <w:r w:rsidRPr="00B17ACB">
          <w:rPr>
            <w:rFonts w:ascii="Calibri" w:eastAsia="Times New Roman" w:hAnsi="Calibri" w:cs="Calibri"/>
            <w:sz w:val="20"/>
            <w:szCs w:val="20"/>
          </w:rPr>
          <w:fldChar w:fldCharType="end"/>
        </w:r>
        <w:r w:rsidRPr="00B17ACB">
          <w:rPr>
            <w:rFonts w:ascii="Calibri" w:eastAsia="Times New Roman" w:hAnsi="Calibri" w:cs="Calibri"/>
            <w:sz w:val="20"/>
            <w:szCs w:val="20"/>
          </w:rPr>
          <w:t xml:space="preserve"> </w:t>
        </w:r>
      </w:ins>
    </w:p>
    <w:p w14:paraId="539D23B7" w14:textId="77777777" w:rsidR="00AA407E" w:rsidRPr="00B17ACB" w:rsidRDefault="00AA407E" w:rsidP="00AA407E">
      <w:pPr>
        <w:numPr>
          <w:ilvl w:val="2"/>
          <w:numId w:val="8"/>
        </w:numPr>
        <w:spacing w:before="100" w:beforeAutospacing="1" w:after="100" w:afterAutospacing="1" w:line="240" w:lineRule="auto"/>
        <w:rPr>
          <w:ins w:id="782" w:author="swolberg@amazon.com" w:date="2023-03-14T19:16:00Z"/>
          <w:rFonts w:ascii="Calibri" w:eastAsia="Times New Roman" w:hAnsi="Calibri" w:cs="Calibri"/>
          <w:sz w:val="20"/>
          <w:szCs w:val="20"/>
        </w:rPr>
      </w:pPr>
      <w:ins w:id="783" w:author="swolberg@amazon.com" w:date="2023-03-14T19:16:00Z">
        <w:r w:rsidRPr="00B17ACB">
          <w:rPr>
            <w:rFonts w:ascii="Calibri" w:eastAsia="Times New Roman" w:hAnsi="Calibri" w:cs="Calibri"/>
            <w:sz w:val="20"/>
            <w:szCs w:val="20"/>
          </w:rPr>
          <w:t xml:space="preserve">CCOGS agreement incorrect flowing into Turismo. </w:t>
        </w:r>
      </w:ins>
    </w:p>
    <w:p w14:paraId="4E700A0F" w14:textId="77777777" w:rsidR="00AA407E" w:rsidRPr="00B17ACB" w:rsidRDefault="00AA407E" w:rsidP="00AA407E">
      <w:pPr>
        <w:numPr>
          <w:ilvl w:val="3"/>
          <w:numId w:val="8"/>
        </w:numPr>
        <w:spacing w:before="100" w:beforeAutospacing="1" w:after="100" w:afterAutospacing="1" w:line="240" w:lineRule="auto"/>
        <w:rPr>
          <w:ins w:id="784" w:author="swolberg@amazon.com" w:date="2023-03-14T19:16:00Z"/>
          <w:rFonts w:ascii="Calibri" w:eastAsia="Times New Roman" w:hAnsi="Calibri" w:cs="Calibri"/>
          <w:sz w:val="20"/>
          <w:szCs w:val="20"/>
        </w:rPr>
      </w:pPr>
      <w:ins w:id="785"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"https://issues.amazon.com/issues/TURISMO-9351"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https://issues.amazon.com/issues/TURISMO-9351</w:t>
        </w:r>
        <w:r w:rsidRPr="00B17ACB">
          <w:rPr>
            <w:rFonts w:ascii="Calibri" w:eastAsia="Times New Roman" w:hAnsi="Calibri" w:cs="Calibri"/>
            <w:sz w:val="20"/>
            <w:szCs w:val="20"/>
          </w:rPr>
          <w:fldChar w:fldCharType="end"/>
        </w:r>
      </w:ins>
    </w:p>
    <w:p w14:paraId="3B3EAE7A" w14:textId="77777777" w:rsidR="00AA407E" w:rsidRPr="00B17ACB" w:rsidRDefault="00AA407E" w:rsidP="00AA407E">
      <w:pPr>
        <w:numPr>
          <w:ilvl w:val="2"/>
          <w:numId w:val="8"/>
        </w:numPr>
        <w:spacing w:before="100" w:beforeAutospacing="1" w:after="100" w:afterAutospacing="1" w:line="240" w:lineRule="auto"/>
        <w:rPr>
          <w:ins w:id="786" w:author="swolberg@amazon.com" w:date="2023-03-14T19:16:00Z"/>
          <w:rFonts w:ascii="Calibri" w:eastAsia="Times New Roman" w:hAnsi="Calibri" w:cs="Calibri"/>
          <w:sz w:val="20"/>
          <w:szCs w:val="20"/>
        </w:rPr>
      </w:pPr>
      <w:ins w:id="787" w:author="swolberg@amazon.com" w:date="2023-03-14T19:16:00Z">
        <w:r w:rsidRPr="00B17ACB">
          <w:rPr>
            <w:rFonts w:ascii="Calibri" w:eastAsia="Times New Roman" w:hAnsi="Calibri" w:cs="Calibri"/>
            <w:sz w:val="20"/>
            <w:szCs w:val="20"/>
          </w:rPr>
          <w:t>ARA vs Turismo</w:t>
        </w:r>
      </w:ins>
    </w:p>
    <w:p w14:paraId="6EB84DAB" w14:textId="77777777" w:rsidR="00AA407E" w:rsidRPr="00B17ACB" w:rsidRDefault="00AA407E" w:rsidP="00AA407E">
      <w:pPr>
        <w:numPr>
          <w:ilvl w:val="3"/>
          <w:numId w:val="8"/>
        </w:numPr>
        <w:spacing w:before="100" w:beforeAutospacing="1" w:after="100" w:afterAutospacing="1" w:line="240" w:lineRule="auto"/>
        <w:rPr>
          <w:ins w:id="788" w:author="swolberg@amazon.com" w:date="2023-03-14T19:16:00Z"/>
          <w:rFonts w:ascii="Calibri" w:eastAsia="Times New Roman" w:hAnsi="Calibri" w:cs="Calibri"/>
          <w:sz w:val="20"/>
          <w:szCs w:val="20"/>
        </w:rPr>
      </w:pPr>
      <w:ins w:id="789" w:author="swolberg@amazon.com" w:date="2023-03-14T19:16:00Z">
        <w:r w:rsidRPr="00B17ACB">
          <w:rPr>
            <w:rFonts w:ascii="Calibri" w:eastAsia="Times New Roman" w:hAnsi="Calibri" w:cs="Calibri"/>
            <w:sz w:val="20"/>
            <w:szCs w:val="20"/>
          </w:rPr>
          <w:t>Vendor says that there is PCOGS difference between the report (AVS Report) extracted by Turismo and Vendor Central. What is the reason and which one is more accurate for vendor to follow up?</w:t>
        </w:r>
      </w:ins>
    </w:p>
    <w:p w14:paraId="2F8880AC" w14:textId="77777777" w:rsidR="00AA407E" w:rsidRPr="00B17ACB" w:rsidRDefault="00AA407E" w:rsidP="00AA407E">
      <w:pPr>
        <w:numPr>
          <w:ilvl w:val="3"/>
          <w:numId w:val="8"/>
        </w:numPr>
        <w:spacing w:before="100" w:beforeAutospacing="1" w:after="100" w:afterAutospacing="1" w:line="240" w:lineRule="auto"/>
        <w:rPr>
          <w:ins w:id="790" w:author="swolberg@amazon.com" w:date="2023-03-14T19:16:00Z"/>
          <w:rFonts w:ascii="Calibri" w:eastAsia="Times New Roman" w:hAnsi="Calibri" w:cs="Calibri"/>
          <w:sz w:val="20"/>
          <w:szCs w:val="20"/>
        </w:rPr>
      </w:pPr>
      <w:ins w:id="79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"https://issues.amazon.com/issues/D59130113"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https://issues.amazon.com/issues/D59130113</w:t>
        </w:r>
        <w:r w:rsidRPr="00B17ACB">
          <w:rPr>
            <w:rFonts w:ascii="Calibri" w:eastAsia="Times New Roman" w:hAnsi="Calibri" w:cs="Calibri"/>
            <w:sz w:val="20"/>
            <w:szCs w:val="20"/>
          </w:rPr>
          <w:fldChar w:fldCharType="end"/>
        </w:r>
      </w:ins>
    </w:p>
    <w:p w14:paraId="22BD2186" w14:textId="77777777" w:rsidR="00AA407E" w:rsidRPr="00B17ACB" w:rsidRDefault="00AA407E" w:rsidP="00AA407E">
      <w:pPr>
        <w:numPr>
          <w:ilvl w:val="2"/>
          <w:numId w:val="8"/>
        </w:numPr>
        <w:spacing w:before="100" w:beforeAutospacing="1" w:after="100" w:afterAutospacing="1" w:line="240" w:lineRule="auto"/>
        <w:rPr>
          <w:ins w:id="792" w:author="swolberg@amazon.com" w:date="2023-03-14T19:16:00Z"/>
          <w:rFonts w:ascii="Calibri" w:eastAsia="Times New Roman" w:hAnsi="Calibri" w:cs="Calibri"/>
          <w:sz w:val="20"/>
          <w:szCs w:val="20"/>
        </w:rPr>
      </w:pPr>
      <w:ins w:id="793" w:author="swolberg@amazon.com" w:date="2023-03-14T19:16:00Z">
        <w:r w:rsidRPr="00B17ACB">
          <w:rPr>
            <w:rFonts w:ascii="Calibri" w:eastAsia="Times New Roman" w:hAnsi="Calibri" w:cs="Calibri"/>
            <w:sz w:val="20"/>
            <w:szCs w:val="20"/>
          </w:rPr>
          <w:t>Procurement Portal vs Turismo</w:t>
        </w:r>
      </w:ins>
    </w:p>
    <w:p w14:paraId="4CBBDFC1" w14:textId="77777777" w:rsidR="00AA407E" w:rsidRPr="00B17ACB" w:rsidRDefault="00AA407E" w:rsidP="00AA407E">
      <w:pPr>
        <w:numPr>
          <w:ilvl w:val="3"/>
          <w:numId w:val="8"/>
        </w:numPr>
        <w:spacing w:before="100" w:beforeAutospacing="1" w:after="100" w:afterAutospacing="1" w:line="240" w:lineRule="auto"/>
        <w:rPr>
          <w:ins w:id="794" w:author="swolberg@amazon.com" w:date="2023-03-14T19:16:00Z"/>
          <w:rFonts w:ascii="Calibri" w:eastAsia="Times New Roman" w:hAnsi="Calibri" w:cs="Calibri"/>
          <w:sz w:val="20"/>
          <w:szCs w:val="20"/>
        </w:rPr>
      </w:pPr>
      <w:ins w:id="795" w:author="swolberg@amazon.com" w:date="2023-03-14T19:16:00Z">
        <w:r w:rsidRPr="00B17ACB">
          <w:rPr>
            <w:rFonts w:ascii="Calibri" w:eastAsia="Times New Roman" w:hAnsi="Calibri" w:cs="Calibri"/>
            <w:sz w:val="20"/>
            <w:szCs w:val="20"/>
          </w:rPr>
          <w:lastRenderedPageBreak/>
          <w:t>Net Receipts Discrepancy Between Turismo and Procurement Portal - ASIN B08BMGRMMF</w:t>
        </w:r>
      </w:ins>
    </w:p>
    <w:p w14:paraId="5E83D34A" w14:textId="77777777" w:rsidR="00AA407E" w:rsidRPr="00B17ACB" w:rsidRDefault="00AA407E" w:rsidP="00AA407E">
      <w:pPr>
        <w:numPr>
          <w:ilvl w:val="4"/>
          <w:numId w:val="8"/>
        </w:numPr>
        <w:spacing w:before="100" w:beforeAutospacing="1" w:after="100" w:afterAutospacing="1" w:line="240" w:lineRule="auto"/>
        <w:rPr>
          <w:ins w:id="796" w:author="swolberg@amazon.com" w:date="2023-03-14T19:16:00Z"/>
          <w:rFonts w:ascii="Calibri" w:eastAsia="Times New Roman" w:hAnsi="Calibri" w:cs="Calibri"/>
          <w:sz w:val="20"/>
          <w:szCs w:val="20"/>
        </w:rPr>
      </w:pPr>
      <w:ins w:id="797"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"https://issues.amazon.com/issues/TURISMO-9627"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https://issues.amazon.com/issues/TURISMO-9627</w:t>
        </w:r>
        <w:r w:rsidRPr="00B17ACB">
          <w:rPr>
            <w:rFonts w:ascii="Calibri" w:eastAsia="Times New Roman" w:hAnsi="Calibri" w:cs="Calibri"/>
            <w:sz w:val="20"/>
            <w:szCs w:val="20"/>
          </w:rPr>
          <w:fldChar w:fldCharType="end"/>
        </w:r>
      </w:ins>
    </w:p>
    <w:p w14:paraId="024DB878" w14:textId="77777777" w:rsidR="00AA407E" w:rsidRPr="00B17ACB" w:rsidRDefault="00AA407E" w:rsidP="00AA407E">
      <w:pPr>
        <w:numPr>
          <w:ilvl w:val="3"/>
          <w:numId w:val="8"/>
        </w:numPr>
        <w:spacing w:before="100" w:beforeAutospacing="1" w:after="100" w:afterAutospacing="1" w:line="240" w:lineRule="auto"/>
        <w:rPr>
          <w:ins w:id="798" w:author="swolberg@amazon.com" w:date="2023-03-14T19:16:00Z"/>
          <w:rFonts w:ascii="Calibri" w:eastAsia="Times New Roman" w:hAnsi="Calibri" w:cs="Calibri"/>
          <w:sz w:val="20"/>
          <w:szCs w:val="20"/>
        </w:rPr>
      </w:pPr>
      <w:ins w:id="799" w:author="swolberg@amazon.com" w:date="2023-03-14T19:16:00Z">
        <w:r w:rsidRPr="00B17ACB">
          <w:rPr>
            <w:rFonts w:ascii="Calibri" w:eastAsia="Times New Roman" w:hAnsi="Calibri" w:cs="Calibri"/>
            <w:sz w:val="20"/>
            <w:szCs w:val="20"/>
          </w:rPr>
          <w:t>Data discrepancies between Procurement Portal vs. Turismo Analysis, prior week - Vendor Confirmation Rate (Procurable)</w:t>
        </w:r>
      </w:ins>
    </w:p>
    <w:p w14:paraId="7AAA8D5C" w14:textId="77777777" w:rsidR="00AA407E" w:rsidRPr="00B17ACB" w:rsidRDefault="00AA407E" w:rsidP="00AA407E">
      <w:pPr>
        <w:numPr>
          <w:ilvl w:val="4"/>
          <w:numId w:val="8"/>
        </w:numPr>
        <w:spacing w:before="100" w:beforeAutospacing="1" w:after="100" w:afterAutospacing="1" w:line="240" w:lineRule="auto"/>
        <w:rPr>
          <w:ins w:id="800" w:author="swolberg@amazon.com" w:date="2023-03-14T19:16:00Z"/>
          <w:rFonts w:ascii="Calibri" w:eastAsia="Times New Roman" w:hAnsi="Calibri" w:cs="Calibri"/>
          <w:sz w:val="20"/>
          <w:szCs w:val="20"/>
        </w:rPr>
      </w:pPr>
      <w:ins w:id="80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"https://issues.amazon.com/issues/TURISMO-8493"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https://issues.amazon.com/issues/TURISMO-8493</w:t>
        </w:r>
        <w:r w:rsidRPr="00B17ACB">
          <w:rPr>
            <w:rFonts w:ascii="Calibri" w:eastAsia="Times New Roman" w:hAnsi="Calibri" w:cs="Calibri"/>
            <w:sz w:val="20"/>
            <w:szCs w:val="20"/>
          </w:rPr>
          <w:fldChar w:fldCharType="end"/>
        </w:r>
      </w:ins>
    </w:p>
    <w:p w14:paraId="7BFE0459" w14:textId="77777777" w:rsidR="00AA407E" w:rsidRPr="00B17ACB" w:rsidRDefault="00AA407E" w:rsidP="00AA407E">
      <w:pPr>
        <w:numPr>
          <w:ilvl w:val="1"/>
          <w:numId w:val="8"/>
        </w:numPr>
        <w:spacing w:before="100" w:beforeAutospacing="1" w:after="100" w:afterAutospacing="1" w:line="240" w:lineRule="auto"/>
        <w:rPr>
          <w:ins w:id="802" w:author="swolberg@amazon.com" w:date="2023-03-14T19:16:00Z"/>
          <w:rFonts w:ascii="Calibri" w:eastAsia="Times New Roman" w:hAnsi="Calibri" w:cs="Calibri"/>
          <w:sz w:val="20"/>
          <w:szCs w:val="20"/>
        </w:rPr>
      </w:pPr>
      <w:ins w:id="803" w:author="swolberg@amazon.com" w:date="2023-03-14T19:16:00Z">
        <w:r w:rsidRPr="00B17ACB">
          <w:rPr>
            <w:rFonts w:ascii="Calibri" w:eastAsia="Times New Roman" w:hAnsi="Calibri" w:cs="Calibri"/>
            <w:sz w:val="20"/>
            <w:szCs w:val="20"/>
          </w:rPr>
          <w:t>Data processing error: Duplicate data</w:t>
        </w:r>
      </w:ins>
    </w:p>
    <w:p w14:paraId="5AF9B9E6" w14:textId="77777777" w:rsidR="00AA407E" w:rsidRPr="00B17ACB" w:rsidRDefault="00AA407E" w:rsidP="00AA407E">
      <w:pPr>
        <w:numPr>
          <w:ilvl w:val="2"/>
          <w:numId w:val="8"/>
        </w:numPr>
        <w:spacing w:before="100" w:beforeAutospacing="1" w:after="100" w:afterAutospacing="1" w:line="240" w:lineRule="auto"/>
        <w:rPr>
          <w:ins w:id="804" w:author="swolberg@amazon.com" w:date="2023-03-14T19:16:00Z"/>
          <w:rFonts w:ascii="Calibri" w:eastAsia="Times New Roman" w:hAnsi="Calibri" w:cs="Calibri"/>
          <w:sz w:val="20"/>
          <w:szCs w:val="20"/>
        </w:rPr>
      </w:pPr>
      <w:ins w:id="805"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"https://issues.amazon.com/issues/D60130840"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https://issues.amazon.com/issues/D60130840</w:t>
        </w:r>
        <w:r w:rsidRPr="00B17ACB">
          <w:rPr>
            <w:rFonts w:ascii="Calibri" w:eastAsia="Times New Roman" w:hAnsi="Calibri" w:cs="Calibri"/>
            <w:sz w:val="20"/>
            <w:szCs w:val="20"/>
          </w:rPr>
          <w:fldChar w:fldCharType="end"/>
        </w:r>
      </w:ins>
    </w:p>
    <w:p w14:paraId="395D983A" w14:textId="77777777" w:rsidR="00AA407E" w:rsidRPr="00B17ACB" w:rsidRDefault="00AA407E" w:rsidP="00AA407E">
      <w:pPr>
        <w:numPr>
          <w:ilvl w:val="0"/>
          <w:numId w:val="8"/>
        </w:numPr>
        <w:spacing w:before="100" w:beforeAutospacing="1" w:after="100" w:afterAutospacing="1" w:line="240" w:lineRule="auto"/>
        <w:rPr>
          <w:ins w:id="806" w:author="swolberg@amazon.com" w:date="2023-03-14T19:16:00Z"/>
          <w:rFonts w:ascii="Calibri" w:eastAsia="Times New Roman" w:hAnsi="Calibri" w:cs="Calibri"/>
          <w:sz w:val="20"/>
          <w:szCs w:val="20"/>
        </w:rPr>
      </w:pPr>
      <w:ins w:id="807" w:author="swolberg@amazon.com" w:date="2023-03-14T19:16:00Z">
        <w:r w:rsidRPr="00B17ACB">
          <w:rPr>
            <w:rFonts w:ascii="Calibri" w:eastAsia="Times New Roman" w:hAnsi="Calibri" w:cs="Calibri"/>
            <w:b/>
            <w:bCs/>
            <w:sz w:val="20"/>
            <w:szCs w:val="20"/>
          </w:rPr>
          <w:t>Data + App incorrect</w:t>
        </w:r>
      </w:ins>
    </w:p>
    <w:p w14:paraId="56A5C395" w14:textId="77777777" w:rsidR="00AA407E" w:rsidRPr="00B17ACB" w:rsidRDefault="00AA407E" w:rsidP="00AA407E">
      <w:pPr>
        <w:numPr>
          <w:ilvl w:val="1"/>
          <w:numId w:val="8"/>
        </w:numPr>
        <w:spacing w:before="100" w:beforeAutospacing="1" w:after="100" w:afterAutospacing="1" w:line="240" w:lineRule="auto"/>
        <w:rPr>
          <w:ins w:id="808" w:author="swolberg@amazon.com" w:date="2023-03-14T19:16:00Z"/>
          <w:rFonts w:ascii="Calibri" w:eastAsia="Times New Roman" w:hAnsi="Calibri" w:cs="Calibri"/>
          <w:sz w:val="20"/>
          <w:szCs w:val="20"/>
        </w:rPr>
      </w:pPr>
      <w:ins w:id="809" w:author="swolberg@amazon.com" w:date="2023-03-14T19:16:00Z">
        <w:r w:rsidRPr="00B17ACB">
          <w:rPr>
            <w:rFonts w:ascii="Calibri" w:eastAsia="Times New Roman" w:hAnsi="Calibri" w:cs="Calibri"/>
            <w:sz w:val="20"/>
            <w:szCs w:val="20"/>
          </w:rPr>
          <w:t>Yo3Y is showing incorrectly given data is 0 for 3 years ago</w:t>
        </w:r>
      </w:ins>
    </w:p>
    <w:p w14:paraId="304D1527" w14:textId="77777777" w:rsidR="00AA407E" w:rsidRPr="00B17ACB" w:rsidRDefault="00AA407E" w:rsidP="00AA407E">
      <w:pPr>
        <w:numPr>
          <w:ilvl w:val="2"/>
          <w:numId w:val="8"/>
        </w:numPr>
        <w:spacing w:before="100" w:beforeAutospacing="1" w:after="100" w:afterAutospacing="1" w:line="240" w:lineRule="auto"/>
        <w:rPr>
          <w:ins w:id="810" w:author="swolberg@amazon.com" w:date="2023-03-14T19:16:00Z"/>
          <w:rFonts w:ascii="Calibri" w:eastAsia="Times New Roman" w:hAnsi="Calibri" w:cs="Calibri"/>
          <w:sz w:val="20"/>
          <w:szCs w:val="20"/>
        </w:rPr>
      </w:pPr>
      <w:ins w:id="81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"https://issues.amazon.com/issues/P76848138"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https://issues.amazon.com/issues/P76848138</w:t>
        </w:r>
        <w:r w:rsidRPr="00B17ACB">
          <w:rPr>
            <w:rFonts w:ascii="Calibri" w:eastAsia="Times New Roman" w:hAnsi="Calibri" w:cs="Calibri"/>
            <w:sz w:val="20"/>
            <w:szCs w:val="20"/>
          </w:rPr>
          <w:fldChar w:fldCharType="end"/>
        </w:r>
      </w:ins>
    </w:p>
    <w:p w14:paraId="183153D5" w14:textId="77777777" w:rsidR="00AA407E" w:rsidRPr="00B17ACB" w:rsidRDefault="00AA407E" w:rsidP="00AA407E">
      <w:pPr>
        <w:numPr>
          <w:ilvl w:val="1"/>
          <w:numId w:val="8"/>
        </w:numPr>
        <w:spacing w:before="100" w:beforeAutospacing="1" w:after="100" w:afterAutospacing="1" w:line="240" w:lineRule="auto"/>
        <w:rPr>
          <w:ins w:id="812" w:author="swolberg@amazon.com" w:date="2023-03-14T19:16:00Z"/>
          <w:rFonts w:ascii="Calibri" w:eastAsia="Times New Roman" w:hAnsi="Calibri" w:cs="Calibri"/>
          <w:sz w:val="20"/>
          <w:szCs w:val="20"/>
        </w:rPr>
      </w:pPr>
      <w:ins w:id="813" w:author="swolberg@amazon.com" w:date="2023-03-14T19:16:00Z">
        <w:r w:rsidRPr="00B17ACB">
          <w:rPr>
            <w:rFonts w:ascii="Calibri" w:eastAsia="Times New Roman" w:hAnsi="Calibri" w:cs="Calibri"/>
            <w:sz w:val="20"/>
            <w:szCs w:val="20"/>
          </w:rPr>
          <w:t xml:space="preserve">metrics naming confusion across application and </w:t>
        </w:r>
        <w:proofErr w:type="gramStart"/>
        <w:r w:rsidRPr="00B17ACB">
          <w:rPr>
            <w:rFonts w:ascii="Calibri" w:eastAsia="Times New Roman" w:hAnsi="Calibri" w:cs="Calibri"/>
            <w:sz w:val="20"/>
            <w:szCs w:val="20"/>
          </w:rPr>
          <w:t>region(</w:t>
        </w:r>
        <w:proofErr w:type="gramEnd"/>
        <w:r w:rsidRPr="00B17ACB">
          <w:rPr>
            <w:rFonts w:ascii="Calibri" w:eastAsia="Times New Roman" w:hAnsi="Calibri" w:cs="Calibri"/>
            <w:sz w:val="20"/>
            <w:szCs w:val="20"/>
          </w:rPr>
          <w:t>JP)</w:t>
        </w:r>
      </w:ins>
    </w:p>
    <w:p w14:paraId="3769E3FA" w14:textId="77777777" w:rsidR="00AA407E" w:rsidRPr="00B17ACB" w:rsidRDefault="00AA407E" w:rsidP="00AA407E">
      <w:pPr>
        <w:numPr>
          <w:ilvl w:val="0"/>
          <w:numId w:val="8"/>
        </w:numPr>
        <w:spacing w:before="100" w:beforeAutospacing="1" w:after="100" w:afterAutospacing="1" w:line="240" w:lineRule="auto"/>
        <w:rPr>
          <w:ins w:id="814" w:author="swolberg@amazon.com" w:date="2023-03-14T19:16:00Z"/>
          <w:rFonts w:ascii="Calibri" w:eastAsia="Times New Roman" w:hAnsi="Calibri" w:cs="Calibri"/>
          <w:sz w:val="20"/>
          <w:szCs w:val="20"/>
        </w:rPr>
      </w:pPr>
      <w:ins w:id="815" w:author="swolberg@amazon.com" w:date="2023-03-14T19:16:00Z">
        <w:r w:rsidRPr="00B17ACB">
          <w:rPr>
            <w:rFonts w:ascii="Calibri" w:eastAsia="Times New Roman" w:hAnsi="Calibri" w:cs="Calibri"/>
            <w:b/>
            <w:bCs/>
            <w:sz w:val="20"/>
            <w:szCs w:val="20"/>
          </w:rPr>
          <w:t>Metric Comprehension</w:t>
        </w:r>
      </w:ins>
    </w:p>
    <w:p w14:paraId="745BC03D" w14:textId="77777777" w:rsidR="00AA407E" w:rsidRPr="00B17ACB" w:rsidRDefault="00AA407E" w:rsidP="00AA407E">
      <w:pPr>
        <w:numPr>
          <w:ilvl w:val="1"/>
          <w:numId w:val="8"/>
        </w:numPr>
        <w:spacing w:before="100" w:beforeAutospacing="1" w:after="100" w:afterAutospacing="1" w:line="240" w:lineRule="auto"/>
        <w:rPr>
          <w:ins w:id="816" w:author="swolberg@amazon.com" w:date="2023-03-14T19:16:00Z"/>
          <w:rFonts w:ascii="Calibri" w:eastAsia="Times New Roman" w:hAnsi="Calibri" w:cs="Calibri"/>
          <w:sz w:val="20"/>
          <w:szCs w:val="20"/>
        </w:rPr>
      </w:pPr>
      <w:ins w:id="817" w:author="swolberg@amazon.com" w:date="2023-03-14T19:16:00Z">
        <w:r w:rsidRPr="00B17ACB">
          <w:rPr>
            <w:rFonts w:ascii="Calibri" w:eastAsia="Times New Roman" w:hAnsi="Calibri" w:cs="Calibri"/>
            <w:sz w:val="20"/>
            <w:szCs w:val="20"/>
          </w:rPr>
          <w:t xml:space="preserve">metric definition </w:t>
        </w:r>
      </w:ins>
    </w:p>
    <w:p w14:paraId="7EEADCDE" w14:textId="77777777" w:rsidR="00AA407E" w:rsidRPr="00B17ACB" w:rsidRDefault="00AA407E" w:rsidP="00AA407E">
      <w:pPr>
        <w:numPr>
          <w:ilvl w:val="2"/>
          <w:numId w:val="8"/>
        </w:numPr>
        <w:spacing w:before="100" w:beforeAutospacing="1" w:after="100" w:afterAutospacing="1" w:line="240" w:lineRule="auto"/>
        <w:rPr>
          <w:ins w:id="818" w:author="swolberg@amazon.com" w:date="2023-03-14T19:16:00Z"/>
          <w:rFonts w:ascii="Calibri" w:eastAsia="Times New Roman" w:hAnsi="Calibri" w:cs="Calibri"/>
          <w:sz w:val="20"/>
          <w:szCs w:val="20"/>
        </w:rPr>
      </w:pPr>
      <w:ins w:id="819" w:author="swolberg@amazon.com" w:date="2023-03-14T19:16:00Z">
        <w:r w:rsidRPr="00B17ACB">
          <w:rPr>
            <w:rFonts w:ascii="Calibri" w:eastAsia="Times New Roman" w:hAnsi="Calibri" w:cs="Calibri"/>
            <w:sz w:val="20"/>
            <w:szCs w:val="20"/>
          </w:rPr>
          <w:t>Can you share how "Retail Fast track Glance View Count" and "Retail LBB FTI%" are calculated in Turismo</w:t>
        </w:r>
      </w:ins>
    </w:p>
    <w:p w14:paraId="13282278" w14:textId="77777777" w:rsidR="00AA407E" w:rsidRPr="00B17ACB" w:rsidRDefault="00AA407E" w:rsidP="00AA407E">
      <w:pPr>
        <w:numPr>
          <w:ilvl w:val="3"/>
          <w:numId w:val="8"/>
        </w:numPr>
        <w:spacing w:before="100" w:beforeAutospacing="1" w:after="100" w:afterAutospacing="1" w:line="240" w:lineRule="auto"/>
        <w:rPr>
          <w:ins w:id="820" w:author="swolberg@amazon.com" w:date="2023-03-14T19:16:00Z"/>
          <w:rFonts w:ascii="Calibri" w:eastAsia="Times New Roman" w:hAnsi="Calibri" w:cs="Calibri"/>
          <w:sz w:val="20"/>
          <w:szCs w:val="20"/>
        </w:rPr>
      </w:pPr>
      <w:ins w:id="82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"https://issues.amazon.com/issues/TURISMO-8257"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https://issues.amazon.com/issues/TURISMO-8257</w:t>
        </w:r>
        <w:r w:rsidRPr="00B17ACB">
          <w:rPr>
            <w:rFonts w:ascii="Calibri" w:eastAsia="Times New Roman" w:hAnsi="Calibri" w:cs="Calibri"/>
            <w:sz w:val="20"/>
            <w:szCs w:val="20"/>
          </w:rPr>
          <w:fldChar w:fldCharType="end"/>
        </w:r>
      </w:ins>
    </w:p>
    <w:p w14:paraId="05BF05C7" w14:textId="77777777" w:rsidR="00AA407E" w:rsidRPr="00B17ACB" w:rsidRDefault="00AA407E" w:rsidP="00AA407E">
      <w:pPr>
        <w:numPr>
          <w:ilvl w:val="1"/>
          <w:numId w:val="9"/>
        </w:numPr>
        <w:spacing w:before="100" w:beforeAutospacing="1" w:after="100" w:afterAutospacing="1" w:line="240" w:lineRule="auto"/>
        <w:rPr>
          <w:ins w:id="822" w:author="swolberg@amazon.com" w:date="2023-03-14T19:16:00Z"/>
          <w:rFonts w:ascii="Calibri" w:eastAsia="Times New Roman" w:hAnsi="Calibri" w:cs="Calibri"/>
          <w:sz w:val="20"/>
          <w:szCs w:val="20"/>
        </w:rPr>
      </w:pPr>
      <w:ins w:id="823" w:author="swolberg@amazon.com" w:date="2023-03-14T19:16:00Z">
        <w:r w:rsidRPr="00B17ACB">
          <w:rPr>
            <w:rFonts w:ascii="Calibri" w:eastAsia="Times New Roman" w:hAnsi="Calibri" w:cs="Calibri"/>
            <w:sz w:val="20"/>
            <w:szCs w:val="20"/>
          </w:rPr>
          <w:t>similar metrics:</w:t>
        </w:r>
      </w:ins>
    </w:p>
    <w:p w14:paraId="0C4D4EE8" w14:textId="77777777" w:rsidR="00AA407E" w:rsidRPr="00B17ACB" w:rsidRDefault="00AA407E" w:rsidP="00AA407E">
      <w:pPr>
        <w:numPr>
          <w:ilvl w:val="2"/>
          <w:numId w:val="9"/>
        </w:numPr>
        <w:spacing w:before="100" w:beforeAutospacing="1" w:after="100" w:afterAutospacing="1" w:line="240" w:lineRule="auto"/>
        <w:rPr>
          <w:ins w:id="824" w:author="swolberg@amazon.com" w:date="2023-03-14T19:16:00Z"/>
          <w:rFonts w:ascii="Calibri" w:eastAsia="Times New Roman" w:hAnsi="Calibri" w:cs="Calibri"/>
          <w:sz w:val="20"/>
          <w:szCs w:val="20"/>
        </w:rPr>
      </w:pPr>
      <w:ins w:id="825" w:author="swolberg@amazon.com" w:date="2023-03-14T19:16:00Z">
        <w:r w:rsidRPr="00B17ACB">
          <w:rPr>
            <w:rFonts w:ascii="Calibri" w:eastAsia="Times New Roman" w:hAnsi="Calibri" w:cs="Calibri"/>
            <w:sz w:val="20"/>
            <w:szCs w:val="20"/>
          </w:rPr>
          <w:t>ASIN Confirmation Rate vs Vendor Confirmation Rate</w:t>
        </w:r>
      </w:ins>
    </w:p>
    <w:p w14:paraId="0CD8C2D2" w14:textId="77777777" w:rsidR="00AA407E" w:rsidRPr="00B17ACB" w:rsidRDefault="00AA407E" w:rsidP="00AA407E">
      <w:pPr>
        <w:numPr>
          <w:ilvl w:val="1"/>
          <w:numId w:val="9"/>
        </w:numPr>
        <w:spacing w:before="100" w:beforeAutospacing="1" w:after="100" w:afterAutospacing="1" w:line="240" w:lineRule="auto"/>
        <w:rPr>
          <w:ins w:id="826" w:author="swolberg@amazon.com" w:date="2023-03-14T19:16:00Z"/>
          <w:rFonts w:ascii="Calibri" w:eastAsia="Times New Roman" w:hAnsi="Calibri" w:cs="Calibri"/>
          <w:sz w:val="20"/>
          <w:szCs w:val="20"/>
        </w:rPr>
      </w:pPr>
      <w:ins w:id="827" w:author="swolberg@amazon.com" w:date="2023-03-14T19:16:00Z">
        <w:r w:rsidRPr="00B17ACB">
          <w:rPr>
            <w:rFonts w:ascii="Calibri" w:eastAsia="Times New Roman" w:hAnsi="Calibri" w:cs="Calibri"/>
            <w:sz w:val="20"/>
            <w:szCs w:val="20"/>
          </w:rPr>
          <w:t>metric availability</w:t>
        </w:r>
      </w:ins>
    </w:p>
    <w:p w14:paraId="72B6B007" w14:textId="77777777" w:rsidR="00AA407E" w:rsidRPr="00B17ACB" w:rsidRDefault="00AA407E" w:rsidP="00AA407E">
      <w:pPr>
        <w:numPr>
          <w:ilvl w:val="2"/>
          <w:numId w:val="9"/>
        </w:numPr>
        <w:spacing w:before="100" w:beforeAutospacing="1" w:after="100" w:afterAutospacing="1" w:line="240" w:lineRule="auto"/>
        <w:rPr>
          <w:ins w:id="828" w:author="swolberg@amazon.com" w:date="2023-03-14T19:16:00Z"/>
          <w:rFonts w:ascii="Calibri" w:eastAsia="Times New Roman" w:hAnsi="Calibri" w:cs="Calibri"/>
          <w:sz w:val="20"/>
          <w:szCs w:val="20"/>
        </w:rPr>
      </w:pPr>
      <w:ins w:id="829" w:author="swolberg@amazon.com" w:date="2023-03-14T19:16:00Z">
        <w:r w:rsidRPr="00B17ACB">
          <w:rPr>
            <w:rFonts w:ascii="Calibri" w:eastAsia="Times New Roman" w:hAnsi="Calibri" w:cs="Calibri"/>
            <w:sz w:val="20"/>
            <w:szCs w:val="20"/>
          </w:rPr>
          <w:t>Not able to see Week 47 Metrics</w:t>
        </w:r>
      </w:ins>
    </w:p>
    <w:p w14:paraId="658BF028" w14:textId="77777777" w:rsidR="00AA407E" w:rsidRPr="00B17ACB" w:rsidRDefault="00AA407E" w:rsidP="00AA407E">
      <w:pPr>
        <w:numPr>
          <w:ilvl w:val="3"/>
          <w:numId w:val="9"/>
        </w:numPr>
        <w:spacing w:before="100" w:beforeAutospacing="1" w:after="100" w:afterAutospacing="1" w:line="240" w:lineRule="auto"/>
        <w:rPr>
          <w:ins w:id="830" w:author="swolberg@amazon.com" w:date="2023-03-14T19:16:00Z"/>
          <w:rFonts w:ascii="Calibri" w:eastAsia="Times New Roman" w:hAnsi="Calibri" w:cs="Calibri"/>
          <w:sz w:val="20"/>
          <w:szCs w:val="20"/>
        </w:rPr>
      </w:pPr>
      <w:ins w:id="831"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"https://issues.amazon.com/issues/TURISMO-9514"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https://issues.amazon.com/issues/TURISMO-9514</w:t>
        </w:r>
        <w:r w:rsidRPr="00B17ACB">
          <w:rPr>
            <w:rFonts w:ascii="Calibri" w:eastAsia="Times New Roman" w:hAnsi="Calibri" w:cs="Calibri"/>
            <w:sz w:val="20"/>
            <w:szCs w:val="20"/>
          </w:rPr>
          <w:fldChar w:fldCharType="end"/>
        </w:r>
      </w:ins>
    </w:p>
    <w:p w14:paraId="448912DC" w14:textId="77777777" w:rsidR="00AA407E" w:rsidRPr="00B17ACB" w:rsidRDefault="00AA407E" w:rsidP="00AA407E">
      <w:pPr>
        <w:numPr>
          <w:ilvl w:val="1"/>
          <w:numId w:val="9"/>
        </w:numPr>
        <w:spacing w:before="100" w:beforeAutospacing="1" w:after="100" w:afterAutospacing="1" w:line="240" w:lineRule="auto"/>
        <w:rPr>
          <w:ins w:id="832" w:author="swolberg@amazon.com" w:date="2023-03-14T19:16:00Z"/>
          <w:rFonts w:ascii="Calibri" w:eastAsia="Times New Roman" w:hAnsi="Calibri" w:cs="Calibri"/>
          <w:sz w:val="20"/>
          <w:szCs w:val="20"/>
        </w:rPr>
      </w:pPr>
      <w:ins w:id="833" w:author="swolberg@amazon.com" w:date="2023-03-14T19:16:00Z">
        <w:r w:rsidRPr="00B17ACB">
          <w:rPr>
            <w:rFonts w:ascii="Calibri" w:eastAsia="Times New Roman" w:hAnsi="Calibri" w:cs="Calibri"/>
            <w:sz w:val="20"/>
            <w:szCs w:val="20"/>
          </w:rPr>
          <w:t>metric a is not tie back to metric b</w:t>
        </w:r>
      </w:ins>
    </w:p>
    <w:p w14:paraId="59A56414" w14:textId="77777777" w:rsidR="00AA407E" w:rsidRPr="00B17ACB" w:rsidRDefault="00AA407E" w:rsidP="00AA407E">
      <w:pPr>
        <w:numPr>
          <w:ilvl w:val="2"/>
          <w:numId w:val="9"/>
        </w:numPr>
        <w:spacing w:before="100" w:beforeAutospacing="1" w:after="100" w:afterAutospacing="1" w:line="240" w:lineRule="auto"/>
        <w:rPr>
          <w:ins w:id="834" w:author="swolberg@amazon.com" w:date="2023-03-14T19:16:00Z"/>
          <w:rFonts w:ascii="Calibri" w:eastAsia="Times New Roman" w:hAnsi="Calibri" w:cs="Calibri"/>
          <w:sz w:val="20"/>
          <w:szCs w:val="20"/>
        </w:rPr>
      </w:pPr>
      <w:ins w:id="835" w:author="swolberg@amazon.com" w:date="2023-03-14T19:16:00Z">
        <w:r w:rsidRPr="00B17ACB">
          <w:rPr>
            <w:rFonts w:ascii="Calibri" w:eastAsia="Times New Roman" w:hAnsi="Calibri" w:cs="Calibri"/>
            <w:sz w:val="20"/>
            <w:szCs w:val="20"/>
          </w:rPr>
          <w:t>PCOGs and Net Receipts: We conducted an audit from the vendor's (code HEHE9, GL Grocery 325) Easter seasonal buy. We are noticing of the 11 ASINs, 3 ASINs had more Gross Shipped Units YTD than Net Receipts Units YTD. This should be impossible, as we only inbounded the products for the first time this year (we had no inventory prior) and we only sourced from this vendor. Could you please advise what would be driving this discrepancy?</w:t>
        </w:r>
      </w:ins>
    </w:p>
    <w:p w14:paraId="38FD2B28" w14:textId="77777777" w:rsidR="00AA407E" w:rsidRPr="00B17ACB" w:rsidRDefault="00AA407E" w:rsidP="00AA407E">
      <w:pPr>
        <w:numPr>
          <w:ilvl w:val="3"/>
          <w:numId w:val="9"/>
        </w:numPr>
        <w:spacing w:before="100" w:beforeAutospacing="1" w:after="100" w:afterAutospacing="1" w:line="240" w:lineRule="auto"/>
        <w:rPr>
          <w:ins w:id="836" w:author="swolberg@amazon.com" w:date="2023-03-14T19:16:00Z"/>
          <w:rFonts w:ascii="Calibri" w:eastAsia="Times New Roman" w:hAnsi="Calibri" w:cs="Calibri"/>
          <w:sz w:val="20"/>
          <w:szCs w:val="20"/>
        </w:rPr>
      </w:pPr>
      <w:ins w:id="837"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"https://issues.amazon.com/issues/TURISMO-8608"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https://issues.amazon.com/issues/TURISMO-8608</w:t>
        </w:r>
        <w:r w:rsidRPr="00B17ACB">
          <w:rPr>
            <w:rFonts w:ascii="Calibri" w:eastAsia="Times New Roman" w:hAnsi="Calibri" w:cs="Calibri"/>
            <w:sz w:val="20"/>
            <w:szCs w:val="20"/>
          </w:rPr>
          <w:fldChar w:fldCharType="end"/>
        </w:r>
      </w:ins>
    </w:p>
    <w:p w14:paraId="636D79D7" w14:textId="77777777" w:rsidR="00AA407E" w:rsidRPr="00B17ACB" w:rsidRDefault="00AA407E" w:rsidP="00AA407E">
      <w:pPr>
        <w:numPr>
          <w:ilvl w:val="0"/>
          <w:numId w:val="9"/>
        </w:numPr>
        <w:spacing w:before="100" w:beforeAutospacing="1" w:after="100" w:afterAutospacing="1" w:line="240" w:lineRule="auto"/>
        <w:rPr>
          <w:ins w:id="838" w:author="swolberg@amazon.com" w:date="2023-03-14T19:16:00Z"/>
          <w:rFonts w:ascii="Calibri" w:eastAsia="Times New Roman" w:hAnsi="Calibri" w:cs="Calibri"/>
          <w:sz w:val="20"/>
          <w:szCs w:val="20"/>
        </w:rPr>
      </w:pPr>
      <w:ins w:id="839" w:author="swolberg@amazon.com" w:date="2023-03-14T19:16:00Z">
        <w:r w:rsidRPr="00B17ACB">
          <w:rPr>
            <w:rFonts w:ascii="Calibri" w:eastAsia="Times New Roman" w:hAnsi="Calibri" w:cs="Calibri"/>
            <w:b/>
            <w:bCs/>
            <w:sz w:val="20"/>
            <w:szCs w:val="20"/>
          </w:rPr>
          <w:t xml:space="preserve">Metrics/Data availability </w:t>
        </w:r>
        <w:proofErr w:type="gramStart"/>
        <w:r w:rsidRPr="00B17ACB">
          <w:rPr>
            <w:rFonts w:ascii="Calibri" w:eastAsia="Times New Roman" w:hAnsi="Calibri" w:cs="Calibri"/>
            <w:b/>
            <w:bCs/>
            <w:sz w:val="20"/>
            <w:szCs w:val="20"/>
          </w:rPr>
          <w:t>( there</w:t>
        </w:r>
        <w:proofErr w:type="gramEnd"/>
        <w:r w:rsidRPr="00B17ACB">
          <w:rPr>
            <w:rFonts w:ascii="Calibri" w:eastAsia="Times New Roman" w:hAnsi="Calibri" w:cs="Calibri"/>
            <w:b/>
            <w:bCs/>
            <w:sz w:val="20"/>
            <w:szCs w:val="20"/>
          </w:rPr>
          <w:t xml:space="preserve"> are 208 + 155 SIMs with xx Not Available or missing in SIM title) </w:t>
        </w:r>
      </w:ins>
    </w:p>
    <w:p w14:paraId="79E824EA" w14:textId="77777777" w:rsidR="00AA407E" w:rsidRPr="00B17ACB" w:rsidRDefault="00AA407E" w:rsidP="00AA407E">
      <w:pPr>
        <w:numPr>
          <w:ilvl w:val="1"/>
          <w:numId w:val="9"/>
        </w:numPr>
        <w:spacing w:before="100" w:beforeAutospacing="1" w:after="100" w:afterAutospacing="1" w:line="240" w:lineRule="auto"/>
        <w:rPr>
          <w:ins w:id="840" w:author="swolberg@amazon.com" w:date="2023-03-14T19:16:00Z"/>
          <w:rFonts w:ascii="Calibri" w:eastAsia="Times New Roman" w:hAnsi="Calibri" w:cs="Calibri"/>
          <w:sz w:val="20"/>
          <w:szCs w:val="20"/>
        </w:rPr>
      </w:pPr>
      <w:ins w:id="841" w:author="swolberg@amazon.com" w:date="2023-03-14T19:16:00Z">
        <w:r w:rsidRPr="00B17ACB">
          <w:rPr>
            <w:rFonts w:ascii="Calibri" w:eastAsia="Times New Roman" w:hAnsi="Calibri" w:cs="Calibri"/>
            <w:sz w:val="20"/>
            <w:szCs w:val="20"/>
          </w:rPr>
          <w:t xml:space="preserve">metrics not available for </w:t>
        </w:r>
        <w:proofErr w:type="spellStart"/>
        <w:r w:rsidRPr="00B17ACB">
          <w:rPr>
            <w:rFonts w:ascii="Calibri" w:eastAsia="Times New Roman" w:hAnsi="Calibri" w:cs="Calibri"/>
            <w:sz w:val="20"/>
            <w:szCs w:val="20"/>
          </w:rPr>
          <w:t>wk</w:t>
        </w:r>
        <w:proofErr w:type="spellEnd"/>
        <w:r w:rsidRPr="00B17ACB">
          <w:rPr>
            <w:rFonts w:ascii="Calibri" w:eastAsia="Times New Roman" w:hAnsi="Calibri" w:cs="Calibri"/>
            <w:sz w:val="20"/>
            <w:szCs w:val="20"/>
          </w:rPr>
          <w:t xml:space="preserve"> X</w:t>
        </w:r>
      </w:ins>
    </w:p>
    <w:p w14:paraId="59DD0FDB" w14:textId="77777777" w:rsidR="00AA407E" w:rsidRPr="00B17ACB" w:rsidRDefault="00AA407E" w:rsidP="00AA407E">
      <w:pPr>
        <w:numPr>
          <w:ilvl w:val="1"/>
          <w:numId w:val="9"/>
        </w:numPr>
        <w:spacing w:before="100" w:beforeAutospacing="1" w:after="100" w:afterAutospacing="1" w:line="240" w:lineRule="auto"/>
        <w:rPr>
          <w:ins w:id="842" w:author="swolberg@amazon.com" w:date="2023-03-14T19:16:00Z"/>
          <w:rFonts w:ascii="Calibri" w:eastAsia="Times New Roman" w:hAnsi="Calibri" w:cs="Calibri"/>
          <w:sz w:val="20"/>
          <w:szCs w:val="20"/>
        </w:rPr>
      </w:pPr>
      <w:ins w:id="843" w:author="swolberg@amazon.com" w:date="2023-03-14T19:16:00Z">
        <w:r w:rsidRPr="00B17ACB">
          <w:rPr>
            <w:rFonts w:ascii="Calibri" w:eastAsia="Times New Roman" w:hAnsi="Calibri" w:cs="Calibri"/>
            <w:sz w:val="20"/>
            <w:szCs w:val="20"/>
          </w:rPr>
          <w:t>enable metrics for new marketplace:</w:t>
        </w:r>
      </w:ins>
    </w:p>
    <w:p w14:paraId="10B61F4D" w14:textId="77777777" w:rsidR="00AA407E" w:rsidRPr="00B17ACB" w:rsidRDefault="00AA407E" w:rsidP="00AA407E">
      <w:pPr>
        <w:numPr>
          <w:ilvl w:val="2"/>
          <w:numId w:val="10"/>
        </w:numPr>
        <w:spacing w:before="100" w:beforeAutospacing="1" w:after="100" w:afterAutospacing="1" w:line="240" w:lineRule="auto"/>
        <w:rPr>
          <w:ins w:id="844" w:author="swolberg@amazon.com" w:date="2023-03-14T19:16:00Z"/>
          <w:rFonts w:ascii="Calibri" w:eastAsia="Times New Roman" w:hAnsi="Calibri" w:cs="Calibri"/>
          <w:sz w:val="20"/>
          <w:szCs w:val="20"/>
        </w:rPr>
      </w:pPr>
      <w:ins w:id="845" w:author="swolberg@amazon.com" w:date="2023-03-14T19:16:00Z">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"https://issues.amazon.com/issues/D55484782"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https://issues.amazon.com/issues/D55484782</w:t>
        </w:r>
        <w:r w:rsidRPr="00B17ACB">
          <w:rPr>
            <w:rFonts w:ascii="Calibri" w:eastAsia="Times New Roman" w:hAnsi="Calibri" w:cs="Calibri"/>
            <w:sz w:val="20"/>
            <w:szCs w:val="20"/>
          </w:rPr>
          <w:fldChar w:fldCharType="end"/>
        </w:r>
        <w:r w:rsidRPr="00B17ACB">
          <w:rPr>
            <w:rFonts w:ascii="Calibri" w:eastAsia="Times New Roman" w:hAnsi="Calibri" w:cs="Calibri"/>
            <w:sz w:val="20"/>
            <w:szCs w:val="20"/>
          </w:rPr>
          <w:t xml:space="preserve"> </w:t>
        </w:r>
      </w:ins>
    </w:p>
    <w:p w14:paraId="35DB7F2D" w14:textId="77777777" w:rsidR="00AA407E" w:rsidRPr="00B17ACB" w:rsidRDefault="00AA407E" w:rsidP="00AA407E">
      <w:pPr>
        <w:numPr>
          <w:ilvl w:val="2"/>
          <w:numId w:val="10"/>
        </w:numPr>
        <w:spacing w:before="100" w:beforeAutospacing="1" w:after="100" w:afterAutospacing="1" w:line="240" w:lineRule="auto"/>
        <w:rPr>
          <w:ins w:id="846" w:author="swolberg@amazon.com" w:date="2023-03-14T19:16:00Z"/>
          <w:rFonts w:ascii="Calibri" w:eastAsia="Times New Roman" w:hAnsi="Calibri" w:cs="Calibri"/>
          <w:sz w:val="20"/>
          <w:szCs w:val="20"/>
        </w:rPr>
      </w:pPr>
      <w:ins w:id="847" w:author="swolberg@amazon.com" w:date="2023-03-14T19:16:00Z">
        <w:r w:rsidRPr="00B17ACB">
          <w:rPr>
            <w:rFonts w:ascii="Calibri" w:eastAsia="Times New Roman" w:hAnsi="Calibri" w:cs="Calibri"/>
            <w:sz w:val="20"/>
            <w:szCs w:val="20"/>
          </w:rPr>
          <w:t xml:space="preserve">Net Receipt for PL: </w:t>
        </w:r>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"https://issues.amazon.com/issues/TURISMO-9965"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https://issues.amazon.com/issues/TURISMO-9965</w:t>
        </w:r>
        <w:r w:rsidRPr="00B17ACB">
          <w:rPr>
            <w:rFonts w:ascii="Calibri" w:eastAsia="Times New Roman" w:hAnsi="Calibri" w:cs="Calibri"/>
            <w:sz w:val="20"/>
            <w:szCs w:val="20"/>
          </w:rPr>
          <w:fldChar w:fldCharType="end"/>
        </w:r>
      </w:ins>
    </w:p>
    <w:p w14:paraId="40AAAFA6" w14:textId="77777777" w:rsidR="00AA407E" w:rsidRPr="00B17ACB" w:rsidRDefault="00AA407E" w:rsidP="00AA407E">
      <w:pPr>
        <w:numPr>
          <w:ilvl w:val="0"/>
          <w:numId w:val="10"/>
        </w:numPr>
        <w:spacing w:before="100" w:beforeAutospacing="1" w:after="100" w:afterAutospacing="1" w:line="240" w:lineRule="auto"/>
        <w:rPr>
          <w:ins w:id="848" w:author="swolberg@amazon.com" w:date="2023-03-14T19:16:00Z"/>
          <w:rFonts w:ascii="Calibri" w:eastAsia="Times New Roman" w:hAnsi="Calibri" w:cs="Calibri"/>
          <w:sz w:val="20"/>
          <w:szCs w:val="20"/>
        </w:rPr>
      </w:pPr>
      <w:ins w:id="849" w:author="swolberg@amazon.com" w:date="2023-03-14T19:16:00Z">
        <w:r w:rsidRPr="00B17ACB">
          <w:rPr>
            <w:rFonts w:ascii="Calibri" w:eastAsia="Times New Roman" w:hAnsi="Calibri" w:cs="Calibri"/>
            <w:b/>
            <w:bCs/>
            <w:sz w:val="20"/>
            <w:szCs w:val="20"/>
          </w:rPr>
          <w:t>Metric Insight</w:t>
        </w:r>
      </w:ins>
    </w:p>
    <w:p w14:paraId="6F214606" w14:textId="77777777" w:rsidR="00AA407E" w:rsidRPr="00B17ACB" w:rsidRDefault="00AA407E" w:rsidP="00AA407E">
      <w:pPr>
        <w:spacing w:after="240" w:line="240" w:lineRule="auto"/>
        <w:rPr>
          <w:ins w:id="850" w:author="swolberg@amazon.com" w:date="2023-03-14T19:16:00Z"/>
          <w:rFonts w:ascii="Calibri" w:eastAsia="Times New Roman" w:hAnsi="Calibri" w:cs="Calibri"/>
          <w:sz w:val="20"/>
          <w:szCs w:val="20"/>
        </w:rPr>
      </w:pPr>
      <w:ins w:id="851" w:author="swolberg@amazon.com" w:date="2023-03-14T19:16:00Z">
        <w:r w:rsidRPr="00B17ACB">
          <w:rPr>
            <w:rFonts w:ascii="Calibri" w:eastAsia="Times New Roman" w:hAnsi="Calibri" w:cs="Calibri"/>
            <w:sz w:val="20"/>
            <w:szCs w:val="20"/>
          </w:rPr>
          <w:br/>
        </w:r>
        <w:r w:rsidRPr="00B17ACB">
          <w:rPr>
            <w:rFonts w:ascii="Calibri" w:eastAsia="Times New Roman" w:hAnsi="Calibri" w:cs="Calibri"/>
            <w:b/>
            <w:bCs/>
            <w:sz w:val="20"/>
            <w:szCs w:val="20"/>
          </w:rPr>
          <w:t>Top Usage metrics by SIM issues</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
        <w:gridCol w:w="1519"/>
        <w:gridCol w:w="36"/>
        <w:gridCol w:w="1074"/>
        <w:gridCol w:w="1939"/>
        <w:gridCol w:w="1738"/>
        <w:gridCol w:w="1442"/>
      </w:tblGrid>
      <w:tr w:rsidR="00AA407E" w:rsidRPr="00B17ACB" w14:paraId="288BFA35" w14:textId="77777777" w:rsidTr="0016045C">
        <w:trPr>
          <w:ins w:id="852" w:author="swolberg@amazon.com" w:date="2023-03-14T19:16:00Z"/>
        </w:trPr>
        <w:tc>
          <w:tcPr>
            <w:tcW w:w="0" w:type="auto"/>
            <w:vAlign w:val="center"/>
            <w:hideMark/>
          </w:tcPr>
          <w:p w14:paraId="6A884266" w14:textId="77777777" w:rsidR="00AA407E" w:rsidRPr="00B17ACB" w:rsidRDefault="00AA407E" w:rsidP="0016045C">
            <w:pPr>
              <w:spacing w:after="0" w:line="240" w:lineRule="auto"/>
              <w:rPr>
                <w:ins w:id="853" w:author="swolberg@amazon.com" w:date="2023-03-14T19:16:00Z"/>
                <w:rFonts w:ascii="Calibri" w:eastAsia="Times New Roman" w:hAnsi="Calibri" w:cs="Calibri"/>
                <w:sz w:val="20"/>
                <w:szCs w:val="20"/>
              </w:rPr>
            </w:pPr>
            <w:ins w:id="854" w:author="swolberg@amazon.com" w:date="2023-03-14T19:16:00Z">
              <w:r w:rsidRPr="00B17ACB">
                <w:rPr>
                  <w:rFonts w:ascii="Calibri" w:eastAsia="Times New Roman" w:hAnsi="Calibri" w:cs="Calibri"/>
                  <w:sz w:val="20"/>
                  <w:szCs w:val="20"/>
                </w:rPr>
                <w:t>No</w:t>
              </w:r>
            </w:ins>
          </w:p>
        </w:tc>
        <w:tc>
          <w:tcPr>
            <w:tcW w:w="0" w:type="auto"/>
            <w:vAlign w:val="center"/>
            <w:hideMark/>
          </w:tcPr>
          <w:p w14:paraId="08682464" w14:textId="77777777" w:rsidR="00AA407E" w:rsidRPr="00B17ACB" w:rsidRDefault="00AA407E" w:rsidP="0016045C">
            <w:pPr>
              <w:spacing w:after="0" w:line="240" w:lineRule="auto"/>
              <w:rPr>
                <w:ins w:id="855" w:author="swolberg@amazon.com" w:date="2023-03-14T19:16:00Z"/>
                <w:rFonts w:ascii="Calibri" w:eastAsia="Times New Roman" w:hAnsi="Calibri" w:cs="Calibri"/>
                <w:b/>
                <w:bCs/>
                <w:sz w:val="20"/>
                <w:szCs w:val="20"/>
              </w:rPr>
            </w:pPr>
            <w:ins w:id="856" w:author="swolberg@amazon.com" w:date="2023-03-14T19:16:00Z">
              <w:r w:rsidRPr="00B17ACB">
                <w:rPr>
                  <w:rFonts w:ascii="Calibri" w:eastAsia="Times New Roman" w:hAnsi="Calibri" w:cs="Calibri"/>
                  <w:b/>
                  <w:bCs/>
                  <w:sz w:val="20"/>
                  <w:szCs w:val="20"/>
                </w:rPr>
                <w:t>Metrics/Problem</w:t>
              </w:r>
            </w:ins>
          </w:p>
        </w:tc>
        <w:tc>
          <w:tcPr>
            <w:tcW w:w="0" w:type="auto"/>
            <w:vAlign w:val="center"/>
            <w:hideMark/>
          </w:tcPr>
          <w:p w14:paraId="1E48C1EF" w14:textId="77777777" w:rsidR="00AA407E" w:rsidRPr="00B17ACB" w:rsidRDefault="00AA407E" w:rsidP="0016045C">
            <w:pPr>
              <w:spacing w:after="0" w:line="240" w:lineRule="auto"/>
              <w:rPr>
                <w:ins w:id="857" w:author="swolberg@amazon.com" w:date="2023-03-14T19:16:00Z"/>
                <w:rFonts w:ascii="Calibri" w:eastAsia="Times New Roman" w:hAnsi="Calibri" w:cs="Calibri"/>
                <w:b/>
                <w:bCs/>
                <w:sz w:val="20"/>
                <w:szCs w:val="20"/>
              </w:rPr>
            </w:pPr>
          </w:p>
        </w:tc>
        <w:tc>
          <w:tcPr>
            <w:tcW w:w="0" w:type="auto"/>
            <w:vAlign w:val="center"/>
            <w:hideMark/>
          </w:tcPr>
          <w:p w14:paraId="6844AABD" w14:textId="77777777" w:rsidR="00AA407E" w:rsidRPr="00B17ACB" w:rsidRDefault="00AA407E" w:rsidP="0016045C">
            <w:pPr>
              <w:spacing w:after="0" w:line="240" w:lineRule="auto"/>
              <w:rPr>
                <w:ins w:id="858" w:author="swolberg@amazon.com" w:date="2023-03-14T19:16:00Z"/>
                <w:rFonts w:ascii="Calibri" w:eastAsia="Times New Roman" w:hAnsi="Calibri" w:cs="Calibri"/>
                <w:b/>
                <w:bCs/>
                <w:sz w:val="20"/>
                <w:szCs w:val="20"/>
              </w:rPr>
            </w:pPr>
            <w:ins w:id="859" w:author="swolberg@amazon.com" w:date="2023-03-14T19:16:00Z">
              <w:r w:rsidRPr="00B17ACB">
                <w:rPr>
                  <w:rFonts w:ascii="Calibri" w:eastAsia="Times New Roman" w:hAnsi="Calibri" w:cs="Calibri"/>
                  <w:b/>
                  <w:bCs/>
                  <w:sz w:val="20"/>
                  <w:szCs w:val="20"/>
                </w:rPr>
                <w:t>Data Quality</w:t>
              </w:r>
            </w:ins>
          </w:p>
        </w:tc>
        <w:tc>
          <w:tcPr>
            <w:tcW w:w="0" w:type="auto"/>
            <w:vAlign w:val="center"/>
            <w:hideMark/>
          </w:tcPr>
          <w:p w14:paraId="2D57085A" w14:textId="77777777" w:rsidR="00AA407E" w:rsidRPr="00B17ACB" w:rsidRDefault="00AA407E" w:rsidP="0016045C">
            <w:pPr>
              <w:spacing w:after="0" w:line="240" w:lineRule="auto"/>
              <w:rPr>
                <w:ins w:id="860" w:author="swolberg@amazon.com" w:date="2023-03-14T19:16:00Z"/>
                <w:rFonts w:ascii="Calibri" w:eastAsia="Times New Roman" w:hAnsi="Calibri" w:cs="Calibri"/>
                <w:b/>
                <w:bCs/>
                <w:sz w:val="20"/>
                <w:szCs w:val="20"/>
              </w:rPr>
            </w:pPr>
            <w:ins w:id="861" w:author="swolberg@amazon.com" w:date="2023-03-14T19:16:00Z">
              <w:r w:rsidRPr="00B17ACB">
                <w:rPr>
                  <w:rFonts w:ascii="Calibri" w:eastAsia="Times New Roman" w:hAnsi="Calibri" w:cs="Calibri"/>
                  <w:b/>
                  <w:bCs/>
                  <w:sz w:val="20"/>
                  <w:szCs w:val="20"/>
                </w:rPr>
                <w:t>Metric Comprehension</w:t>
              </w:r>
            </w:ins>
          </w:p>
        </w:tc>
        <w:tc>
          <w:tcPr>
            <w:tcW w:w="0" w:type="auto"/>
            <w:vAlign w:val="center"/>
            <w:hideMark/>
          </w:tcPr>
          <w:p w14:paraId="7EE8298D" w14:textId="77777777" w:rsidR="00AA407E" w:rsidRPr="00B17ACB" w:rsidRDefault="00AA407E" w:rsidP="0016045C">
            <w:pPr>
              <w:spacing w:after="0" w:line="240" w:lineRule="auto"/>
              <w:rPr>
                <w:ins w:id="862" w:author="swolberg@amazon.com" w:date="2023-03-14T19:16:00Z"/>
                <w:rFonts w:ascii="Calibri" w:eastAsia="Times New Roman" w:hAnsi="Calibri" w:cs="Calibri"/>
                <w:b/>
                <w:bCs/>
                <w:sz w:val="20"/>
                <w:szCs w:val="20"/>
              </w:rPr>
            </w:pPr>
            <w:ins w:id="863" w:author="swolberg@amazon.com" w:date="2023-03-14T19:16:00Z">
              <w:r w:rsidRPr="00B17ACB">
                <w:rPr>
                  <w:rFonts w:ascii="Calibri" w:eastAsia="Times New Roman" w:hAnsi="Calibri" w:cs="Calibri"/>
                  <w:b/>
                  <w:bCs/>
                  <w:sz w:val="20"/>
                  <w:szCs w:val="20"/>
                </w:rPr>
                <w:t>Data + App incorrect</w:t>
              </w:r>
            </w:ins>
          </w:p>
        </w:tc>
        <w:tc>
          <w:tcPr>
            <w:tcW w:w="0" w:type="auto"/>
            <w:vAlign w:val="center"/>
            <w:hideMark/>
          </w:tcPr>
          <w:p w14:paraId="2B8F03A7" w14:textId="77777777" w:rsidR="00AA407E" w:rsidRPr="00B17ACB" w:rsidRDefault="00AA407E" w:rsidP="0016045C">
            <w:pPr>
              <w:spacing w:after="0" w:line="240" w:lineRule="auto"/>
              <w:rPr>
                <w:ins w:id="864" w:author="swolberg@amazon.com" w:date="2023-03-14T19:16:00Z"/>
                <w:rFonts w:ascii="Calibri" w:eastAsia="Times New Roman" w:hAnsi="Calibri" w:cs="Calibri"/>
                <w:b/>
                <w:bCs/>
                <w:sz w:val="20"/>
                <w:szCs w:val="20"/>
              </w:rPr>
            </w:pPr>
            <w:ins w:id="865" w:author="swolberg@amazon.com" w:date="2023-03-14T19:16:00Z">
              <w:r w:rsidRPr="00B17ACB">
                <w:rPr>
                  <w:rFonts w:ascii="Calibri" w:eastAsia="Times New Roman" w:hAnsi="Calibri" w:cs="Calibri"/>
                  <w:b/>
                  <w:bCs/>
                  <w:sz w:val="20"/>
                  <w:szCs w:val="20"/>
                </w:rPr>
                <w:t>Metric Metadata</w:t>
              </w:r>
            </w:ins>
          </w:p>
        </w:tc>
      </w:tr>
      <w:tr w:rsidR="00AA407E" w:rsidRPr="00B17ACB" w14:paraId="3E296DE8" w14:textId="77777777" w:rsidTr="0016045C">
        <w:trPr>
          <w:ins w:id="866" w:author="swolberg@amazon.com" w:date="2023-03-14T19:16:00Z"/>
        </w:trPr>
        <w:tc>
          <w:tcPr>
            <w:tcW w:w="0" w:type="auto"/>
            <w:vAlign w:val="center"/>
            <w:hideMark/>
          </w:tcPr>
          <w:p w14:paraId="1D0A833F" w14:textId="77777777" w:rsidR="00AA407E" w:rsidRPr="00B17ACB" w:rsidRDefault="00AA407E" w:rsidP="0016045C">
            <w:pPr>
              <w:spacing w:after="0" w:line="240" w:lineRule="auto"/>
              <w:jc w:val="right"/>
              <w:rPr>
                <w:ins w:id="867" w:author="swolberg@amazon.com" w:date="2023-03-14T19:16:00Z"/>
                <w:rFonts w:ascii="Calibri" w:eastAsia="Times New Roman" w:hAnsi="Calibri" w:cs="Calibri"/>
                <w:sz w:val="20"/>
                <w:szCs w:val="20"/>
              </w:rPr>
            </w:pPr>
            <w:ins w:id="868" w:author="swolberg@amazon.com" w:date="2023-03-14T19:16:00Z">
              <w:r w:rsidRPr="00B17ACB">
                <w:rPr>
                  <w:rFonts w:ascii="Calibri" w:eastAsia="Times New Roman" w:hAnsi="Calibri" w:cs="Calibri"/>
                  <w:sz w:val="20"/>
                  <w:szCs w:val="20"/>
                </w:rPr>
                <w:t>1</w:t>
              </w:r>
            </w:ins>
          </w:p>
        </w:tc>
        <w:tc>
          <w:tcPr>
            <w:tcW w:w="0" w:type="auto"/>
            <w:vAlign w:val="center"/>
            <w:hideMark/>
          </w:tcPr>
          <w:p w14:paraId="3759C002" w14:textId="77777777" w:rsidR="00AA407E" w:rsidRPr="00B17ACB" w:rsidRDefault="00AA407E" w:rsidP="0016045C">
            <w:pPr>
              <w:spacing w:after="0" w:line="240" w:lineRule="auto"/>
              <w:rPr>
                <w:ins w:id="869" w:author="swolberg@amazon.com" w:date="2023-03-14T19:16:00Z"/>
                <w:rFonts w:ascii="Calibri" w:eastAsia="Times New Roman" w:hAnsi="Calibri" w:cs="Calibri"/>
                <w:sz w:val="20"/>
                <w:szCs w:val="20"/>
              </w:rPr>
            </w:pPr>
            <w:ins w:id="870" w:author="swolberg@amazon.com" w:date="2023-03-14T19:16:00Z">
              <w:r w:rsidRPr="00B17ACB">
                <w:rPr>
                  <w:rFonts w:ascii="Calibri" w:eastAsia="Times New Roman" w:hAnsi="Calibri" w:cs="Calibri"/>
                  <w:sz w:val="20"/>
                  <w:szCs w:val="20"/>
                </w:rPr>
                <w:t>OPS/GMS</w:t>
              </w:r>
            </w:ins>
          </w:p>
        </w:tc>
        <w:tc>
          <w:tcPr>
            <w:tcW w:w="0" w:type="auto"/>
            <w:vAlign w:val="center"/>
            <w:hideMark/>
          </w:tcPr>
          <w:p w14:paraId="0927E871" w14:textId="77777777" w:rsidR="00AA407E" w:rsidRPr="00B17ACB" w:rsidRDefault="00AA407E" w:rsidP="0016045C">
            <w:pPr>
              <w:spacing w:after="0" w:line="240" w:lineRule="auto"/>
              <w:rPr>
                <w:ins w:id="871" w:author="swolberg@amazon.com" w:date="2023-03-14T19:16:00Z"/>
                <w:rFonts w:ascii="Calibri" w:eastAsia="Times New Roman" w:hAnsi="Calibri" w:cs="Calibri"/>
                <w:sz w:val="20"/>
                <w:szCs w:val="20"/>
              </w:rPr>
            </w:pPr>
          </w:p>
        </w:tc>
        <w:tc>
          <w:tcPr>
            <w:tcW w:w="0" w:type="auto"/>
            <w:vAlign w:val="center"/>
            <w:hideMark/>
          </w:tcPr>
          <w:p w14:paraId="5B0CF71D" w14:textId="77777777" w:rsidR="00AA407E" w:rsidRPr="00B17ACB" w:rsidRDefault="00AA407E" w:rsidP="0016045C">
            <w:pPr>
              <w:spacing w:after="0" w:line="240" w:lineRule="auto"/>
              <w:rPr>
                <w:ins w:id="872" w:author="swolberg@amazon.com" w:date="2023-03-14T19:16:00Z"/>
                <w:rFonts w:ascii="Calibri" w:eastAsia="Times New Roman" w:hAnsi="Calibri" w:cs="Calibri"/>
                <w:sz w:val="20"/>
                <w:szCs w:val="20"/>
              </w:rPr>
            </w:pPr>
            <w:ins w:id="873" w:author="swolberg@amazon.com" w:date="2023-03-14T19:16:00Z">
              <w:r w:rsidRPr="00B17ACB">
                <w:rPr>
                  <w:rFonts w:ascii="Calibri" w:eastAsia="Times New Roman" w:hAnsi="Calibri" w:cs="Calibri"/>
                  <w:sz w:val="20"/>
                  <w:szCs w:val="20"/>
                </w:rPr>
                <w:t>X</w:t>
              </w:r>
            </w:ins>
          </w:p>
        </w:tc>
        <w:tc>
          <w:tcPr>
            <w:tcW w:w="0" w:type="auto"/>
            <w:vAlign w:val="center"/>
            <w:hideMark/>
          </w:tcPr>
          <w:p w14:paraId="1B70F8FE" w14:textId="77777777" w:rsidR="00AA407E" w:rsidRPr="00B17ACB" w:rsidRDefault="00AA407E" w:rsidP="0016045C">
            <w:pPr>
              <w:spacing w:after="0" w:line="240" w:lineRule="auto"/>
              <w:rPr>
                <w:ins w:id="874" w:author="swolberg@amazon.com" w:date="2023-03-14T19:16:00Z"/>
                <w:rFonts w:ascii="Calibri" w:eastAsia="Times New Roman" w:hAnsi="Calibri" w:cs="Calibri"/>
                <w:sz w:val="20"/>
                <w:szCs w:val="20"/>
              </w:rPr>
            </w:pPr>
            <w:ins w:id="875" w:author="swolberg@amazon.com" w:date="2023-03-14T19:16:00Z">
              <w:r w:rsidRPr="00B17ACB">
                <w:rPr>
                  <w:rFonts w:ascii="Calibri" w:eastAsia="Times New Roman" w:hAnsi="Calibri" w:cs="Calibri"/>
                  <w:sz w:val="20"/>
                  <w:szCs w:val="20"/>
                </w:rPr>
                <w:t>X</w:t>
              </w:r>
            </w:ins>
          </w:p>
        </w:tc>
        <w:tc>
          <w:tcPr>
            <w:tcW w:w="0" w:type="auto"/>
            <w:vAlign w:val="center"/>
            <w:hideMark/>
          </w:tcPr>
          <w:p w14:paraId="580CD980" w14:textId="77777777" w:rsidR="00AA407E" w:rsidRPr="00B17ACB" w:rsidRDefault="00AA407E" w:rsidP="0016045C">
            <w:pPr>
              <w:spacing w:after="0" w:line="240" w:lineRule="auto"/>
              <w:rPr>
                <w:ins w:id="876" w:author="swolberg@amazon.com" w:date="2023-03-14T19:16:00Z"/>
                <w:rFonts w:ascii="Calibri" w:eastAsia="Times New Roman" w:hAnsi="Calibri" w:cs="Calibri"/>
                <w:sz w:val="20"/>
                <w:szCs w:val="20"/>
              </w:rPr>
            </w:pPr>
            <w:ins w:id="877" w:author="swolberg@amazon.com" w:date="2023-03-14T19:16:00Z">
              <w:r w:rsidRPr="00B17ACB">
                <w:rPr>
                  <w:rFonts w:ascii="Calibri" w:eastAsia="Times New Roman" w:hAnsi="Calibri" w:cs="Calibri"/>
                  <w:sz w:val="20"/>
                  <w:szCs w:val="20"/>
                </w:rPr>
                <w:t>X</w:t>
              </w:r>
            </w:ins>
          </w:p>
        </w:tc>
        <w:tc>
          <w:tcPr>
            <w:tcW w:w="0" w:type="auto"/>
            <w:vAlign w:val="center"/>
            <w:hideMark/>
          </w:tcPr>
          <w:p w14:paraId="0000EA4E" w14:textId="77777777" w:rsidR="00AA407E" w:rsidRPr="00B17ACB" w:rsidRDefault="00AA407E" w:rsidP="0016045C">
            <w:pPr>
              <w:spacing w:after="0" w:line="240" w:lineRule="auto"/>
              <w:rPr>
                <w:ins w:id="878" w:author="swolberg@amazon.com" w:date="2023-03-14T19:16:00Z"/>
                <w:rFonts w:ascii="Calibri" w:eastAsia="Times New Roman" w:hAnsi="Calibri" w:cs="Calibri"/>
                <w:sz w:val="20"/>
                <w:szCs w:val="20"/>
              </w:rPr>
            </w:pPr>
            <w:ins w:id="879" w:author="swolberg@amazon.com" w:date="2023-03-14T19:16:00Z">
              <w:r w:rsidRPr="00B17ACB">
                <w:rPr>
                  <w:rFonts w:ascii="Calibri" w:eastAsia="Times New Roman" w:hAnsi="Calibri" w:cs="Calibri"/>
                  <w:sz w:val="20"/>
                  <w:szCs w:val="20"/>
                </w:rPr>
                <w:t>X</w:t>
              </w:r>
            </w:ins>
          </w:p>
        </w:tc>
      </w:tr>
      <w:tr w:rsidR="00AA407E" w:rsidRPr="00B17ACB" w14:paraId="4AB2AB06" w14:textId="77777777" w:rsidTr="0016045C">
        <w:trPr>
          <w:ins w:id="880" w:author="swolberg@amazon.com" w:date="2023-03-14T19:16:00Z"/>
        </w:trPr>
        <w:tc>
          <w:tcPr>
            <w:tcW w:w="0" w:type="auto"/>
            <w:vAlign w:val="center"/>
            <w:hideMark/>
          </w:tcPr>
          <w:p w14:paraId="566A2044" w14:textId="77777777" w:rsidR="00AA407E" w:rsidRPr="00B17ACB" w:rsidRDefault="00AA407E" w:rsidP="0016045C">
            <w:pPr>
              <w:spacing w:after="0" w:line="240" w:lineRule="auto"/>
              <w:jc w:val="right"/>
              <w:rPr>
                <w:ins w:id="881" w:author="swolberg@amazon.com" w:date="2023-03-14T19:16:00Z"/>
                <w:rFonts w:ascii="Calibri" w:eastAsia="Times New Roman" w:hAnsi="Calibri" w:cs="Calibri"/>
                <w:sz w:val="20"/>
                <w:szCs w:val="20"/>
              </w:rPr>
            </w:pPr>
            <w:ins w:id="882" w:author="swolberg@amazon.com" w:date="2023-03-14T19:16:00Z">
              <w:r w:rsidRPr="00B17ACB">
                <w:rPr>
                  <w:rFonts w:ascii="Calibri" w:eastAsia="Times New Roman" w:hAnsi="Calibri" w:cs="Calibri"/>
                  <w:sz w:val="20"/>
                  <w:szCs w:val="20"/>
                </w:rPr>
                <w:t>2</w:t>
              </w:r>
            </w:ins>
          </w:p>
        </w:tc>
        <w:tc>
          <w:tcPr>
            <w:tcW w:w="0" w:type="auto"/>
            <w:vAlign w:val="center"/>
            <w:hideMark/>
          </w:tcPr>
          <w:p w14:paraId="4064C72A" w14:textId="77777777" w:rsidR="00AA407E" w:rsidRPr="00B17ACB" w:rsidRDefault="00AA407E" w:rsidP="0016045C">
            <w:pPr>
              <w:spacing w:after="0" w:line="240" w:lineRule="auto"/>
              <w:rPr>
                <w:ins w:id="883" w:author="swolberg@amazon.com" w:date="2023-03-14T19:16:00Z"/>
                <w:rFonts w:ascii="Calibri" w:eastAsia="Times New Roman" w:hAnsi="Calibri" w:cs="Calibri"/>
                <w:sz w:val="20"/>
                <w:szCs w:val="20"/>
              </w:rPr>
            </w:pPr>
            <w:ins w:id="884" w:author="swolberg@amazon.com" w:date="2023-03-14T19:16:00Z">
              <w:r w:rsidRPr="00B17ACB">
                <w:rPr>
                  <w:rFonts w:ascii="Calibri" w:eastAsia="Times New Roman" w:hAnsi="Calibri" w:cs="Calibri"/>
                  <w:sz w:val="20"/>
                  <w:szCs w:val="20"/>
                </w:rPr>
                <w:t>GV</w:t>
              </w:r>
            </w:ins>
          </w:p>
        </w:tc>
        <w:tc>
          <w:tcPr>
            <w:tcW w:w="0" w:type="auto"/>
            <w:vAlign w:val="center"/>
            <w:hideMark/>
          </w:tcPr>
          <w:p w14:paraId="753976C3" w14:textId="77777777" w:rsidR="00AA407E" w:rsidRPr="00B17ACB" w:rsidRDefault="00AA407E" w:rsidP="0016045C">
            <w:pPr>
              <w:spacing w:after="0" w:line="240" w:lineRule="auto"/>
              <w:rPr>
                <w:ins w:id="885" w:author="swolberg@amazon.com" w:date="2023-03-14T19:16:00Z"/>
                <w:rFonts w:ascii="Calibri" w:eastAsia="Times New Roman" w:hAnsi="Calibri" w:cs="Calibri"/>
                <w:sz w:val="20"/>
                <w:szCs w:val="20"/>
              </w:rPr>
            </w:pPr>
          </w:p>
        </w:tc>
        <w:tc>
          <w:tcPr>
            <w:tcW w:w="0" w:type="auto"/>
            <w:vAlign w:val="center"/>
            <w:hideMark/>
          </w:tcPr>
          <w:p w14:paraId="388E153F" w14:textId="77777777" w:rsidR="00AA407E" w:rsidRPr="00B17ACB" w:rsidRDefault="00AA407E" w:rsidP="0016045C">
            <w:pPr>
              <w:spacing w:after="0" w:line="240" w:lineRule="auto"/>
              <w:rPr>
                <w:ins w:id="886" w:author="swolberg@amazon.com" w:date="2023-03-14T19:16:00Z"/>
                <w:rFonts w:ascii="Calibri" w:eastAsia="Times New Roman" w:hAnsi="Calibri" w:cs="Calibri"/>
                <w:sz w:val="20"/>
                <w:szCs w:val="20"/>
              </w:rPr>
            </w:pPr>
            <w:ins w:id="887" w:author="swolberg@amazon.com" w:date="2023-03-14T19:16:00Z">
              <w:r w:rsidRPr="00B17ACB">
                <w:rPr>
                  <w:rFonts w:ascii="Calibri" w:eastAsia="Times New Roman" w:hAnsi="Calibri" w:cs="Calibri"/>
                  <w:sz w:val="20"/>
                  <w:szCs w:val="20"/>
                </w:rPr>
                <w:t>X</w:t>
              </w:r>
            </w:ins>
          </w:p>
        </w:tc>
        <w:tc>
          <w:tcPr>
            <w:tcW w:w="0" w:type="auto"/>
            <w:vAlign w:val="center"/>
            <w:hideMark/>
          </w:tcPr>
          <w:p w14:paraId="3DD1D5D9" w14:textId="77777777" w:rsidR="00AA407E" w:rsidRPr="00B17ACB" w:rsidRDefault="00AA407E" w:rsidP="0016045C">
            <w:pPr>
              <w:spacing w:after="0" w:line="240" w:lineRule="auto"/>
              <w:rPr>
                <w:ins w:id="888" w:author="swolberg@amazon.com" w:date="2023-03-14T19:16:00Z"/>
                <w:rFonts w:ascii="Calibri" w:eastAsia="Times New Roman" w:hAnsi="Calibri" w:cs="Calibri"/>
                <w:sz w:val="20"/>
                <w:szCs w:val="20"/>
              </w:rPr>
            </w:pPr>
          </w:p>
        </w:tc>
        <w:tc>
          <w:tcPr>
            <w:tcW w:w="0" w:type="auto"/>
            <w:vAlign w:val="center"/>
            <w:hideMark/>
          </w:tcPr>
          <w:p w14:paraId="3605B602" w14:textId="77777777" w:rsidR="00AA407E" w:rsidRPr="00B17ACB" w:rsidRDefault="00AA407E" w:rsidP="0016045C">
            <w:pPr>
              <w:spacing w:after="0" w:line="240" w:lineRule="auto"/>
              <w:rPr>
                <w:ins w:id="889" w:author="swolberg@amazon.com" w:date="2023-03-14T19:16:00Z"/>
                <w:rFonts w:ascii="Calibri" w:eastAsia="Times New Roman" w:hAnsi="Calibri" w:cs="Calibri"/>
                <w:sz w:val="20"/>
                <w:szCs w:val="20"/>
              </w:rPr>
            </w:pPr>
          </w:p>
        </w:tc>
        <w:tc>
          <w:tcPr>
            <w:tcW w:w="0" w:type="auto"/>
            <w:vAlign w:val="center"/>
            <w:hideMark/>
          </w:tcPr>
          <w:p w14:paraId="14242BD8" w14:textId="77777777" w:rsidR="00AA407E" w:rsidRPr="00B17ACB" w:rsidRDefault="00AA407E" w:rsidP="0016045C">
            <w:pPr>
              <w:spacing w:after="0" w:line="240" w:lineRule="auto"/>
              <w:rPr>
                <w:ins w:id="890" w:author="swolberg@amazon.com" w:date="2023-03-14T19:16:00Z"/>
                <w:rFonts w:ascii="Calibri" w:eastAsia="Times New Roman" w:hAnsi="Calibri" w:cs="Calibri"/>
                <w:sz w:val="20"/>
                <w:szCs w:val="20"/>
              </w:rPr>
            </w:pPr>
            <w:ins w:id="891" w:author="swolberg@amazon.com" w:date="2023-03-14T19:16:00Z">
              <w:r w:rsidRPr="00B17ACB">
                <w:rPr>
                  <w:rFonts w:ascii="Calibri" w:eastAsia="Times New Roman" w:hAnsi="Calibri" w:cs="Calibri"/>
                  <w:sz w:val="20"/>
                  <w:szCs w:val="20"/>
                </w:rPr>
                <w:t>X</w:t>
              </w:r>
            </w:ins>
          </w:p>
        </w:tc>
      </w:tr>
      <w:tr w:rsidR="00AA407E" w:rsidRPr="00B17ACB" w14:paraId="7B2F52AA" w14:textId="77777777" w:rsidTr="0016045C">
        <w:trPr>
          <w:ins w:id="892" w:author="swolberg@amazon.com" w:date="2023-03-14T19:16:00Z"/>
        </w:trPr>
        <w:tc>
          <w:tcPr>
            <w:tcW w:w="0" w:type="auto"/>
            <w:vAlign w:val="center"/>
            <w:hideMark/>
          </w:tcPr>
          <w:p w14:paraId="4357EFCE" w14:textId="77777777" w:rsidR="00AA407E" w:rsidRPr="00B17ACB" w:rsidRDefault="00AA407E" w:rsidP="0016045C">
            <w:pPr>
              <w:spacing w:after="0" w:line="240" w:lineRule="auto"/>
              <w:jc w:val="right"/>
              <w:rPr>
                <w:ins w:id="893" w:author="swolberg@amazon.com" w:date="2023-03-14T19:16:00Z"/>
                <w:rFonts w:ascii="Calibri" w:eastAsia="Times New Roman" w:hAnsi="Calibri" w:cs="Calibri"/>
                <w:sz w:val="20"/>
                <w:szCs w:val="20"/>
              </w:rPr>
            </w:pPr>
            <w:ins w:id="894" w:author="swolberg@amazon.com" w:date="2023-03-14T19:16:00Z">
              <w:r w:rsidRPr="00B17ACB">
                <w:rPr>
                  <w:rFonts w:ascii="Calibri" w:eastAsia="Times New Roman" w:hAnsi="Calibri" w:cs="Calibri"/>
                  <w:sz w:val="20"/>
                  <w:szCs w:val="20"/>
                </w:rPr>
                <w:t>3</w:t>
              </w:r>
            </w:ins>
          </w:p>
        </w:tc>
        <w:tc>
          <w:tcPr>
            <w:tcW w:w="0" w:type="auto"/>
            <w:vAlign w:val="center"/>
            <w:hideMark/>
          </w:tcPr>
          <w:p w14:paraId="1F977786" w14:textId="77777777" w:rsidR="00AA407E" w:rsidRPr="00B17ACB" w:rsidRDefault="00AA407E" w:rsidP="0016045C">
            <w:pPr>
              <w:spacing w:after="0" w:line="240" w:lineRule="auto"/>
              <w:rPr>
                <w:ins w:id="895" w:author="swolberg@amazon.com" w:date="2023-03-14T19:16:00Z"/>
                <w:rFonts w:ascii="Calibri" w:eastAsia="Times New Roman" w:hAnsi="Calibri" w:cs="Calibri"/>
                <w:sz w:val="20"/>
                <w:szCs w:val="20"/>
              </w:rPr>
            </w:pPr>
            <w:ins w:id="896" w:author="swolberg@amazon.com" w:date="2023-03-14T19:16:00Z">
              <w:r w:rsidRPr="00B17ACB">
                <w:rPr>
                  <w:rFonts w:ascii="Calibri" w:eastAsia="Times New Roman" w:hAnsi="Calibri" w:cs="Calibri"/>
                  <w:sz w:val="20"/>
                  <w:szCs w:val="20"/>
                </w:rPr>
                <w:t>Net PPM</w:t>
              </w:r>
            </w:ins>
          </w:p>
        </w:tc>
        <w:tc>
          <w:tcPr>
            <w:tcW w:w="0" w:type="auto"/>
            <w:vAlign w:val="center"/>
            <w:hideMark/>
          </w:tcPr>
          <w:p w14:paraId="10D10050" w14:textId="77777777" w:rsidR="00AA407E" w:rsidRPr="00B17ACB" w:rsidRDefault="00AA407E" w:rsidP="0016045C">
            <w:pPr>
              <w:spacing w:after="0" w:line="240" w:lineRule="auto"/>
              <w:rPr>
                <w:ins w:id="897" w:author="swolberg@amazon.com" w:date="2023-03-14T19:16:00Z"/>
                <w:rFonts w:ascii="Calibri" w:eastAsia="Times New Roman" w:hAnsi="Calibri" w:cs="Calibri"/>
                <w:sz w:val="20"/>
                <w:szCs w:val="20"/>
              </w:rPr>
            </w:pPr>
          </w:p>
        </w:tc>
        <w:tc>
          <w:tcPr>
            <w:tcW w:w="0" w:type="auto"/>
            <w:vAlign w:val="center"/>
            <w:hideMark/>
          </w:tcPr>
          <w:p w14:paraId="3D05AC1E" w14:textId="77777777" w:rsidR="00AA407E" w:rsidRPr="00B17ACB" w:rsidRDefault="00AA407E" w:rsidP="0016045C">
            <w:pPr>
              <w:spacing w:after="0" w:line="240" w:lineRule="auto"/>
              <w:rPr>
                <w:ins w:id="898" w:author="swolberg@amazon.com" w:date="2023-03-14T19:16:00Z"/>
                <w:rFonts w:ascii="Calibri" w:eastAsia="Times New Roman" w:hAnsi="Calibri" w:cs="Calibri"/>
                <w:sz w:val="20"/>
                <w:szCs w:val="20"/>
              </w:rPr>
            </w:pPr>
            <w:ins w:id="899" w:author="swolberg@amazon.com" w:date="2023-03-14T19:16:00Z">
              <w:r w:rsidRPr="00B17ACB">
                <w:rPr>
                  <w:rFonts w:ascii="Calibri" w:eastAsia="Times New Roman" w:hAnsi="Calibri" w:cs="Calibri"/>
                  <w:sz w:val="20"/>
                  <w:szCs w:val="20"/>
                </w:rPr>
                <w:t>X</w:t>
              </w:r>
            </w:ins>
          </w:p>
        </w:tc>
        <w:tc>
          <w:tcPr>
            <w:tcW w:w="0" w:type="auto"/>
            <w:vAlign w:val="center"/>
            <w:hideMark/>
          </w:tcPr>
          <w:p w14:paraId="1DA8D770" w14:textId="77777777" w:rsidR="00AA407E" w:rsidRPr="00B17ACB" w:rsidRDefault="00AA407E" w:rsidP="0016045C">
            <w:pPr>
              <w:spacing w:after="0" w:line="240" w:lineRule="auto"/>
              <w:rPr>
                <w:ins w:id="900" w:author="swolberg@amazon.com" w:date="2023-03-14T19:16:00Z"/>
                <w:rFonts w:ascii="Calibri" w:eastAsia="Times New Roman" w:hAnsi="Calibri" w:cs="Calibri"/>
                <w:sz w:val="20"/>
                <w:szCs w:val="20"/>
              </w:rPr>
            </w:pPr>
            <w:ins w:id="901" w:author="swolberg@amazon.com" w:date="2023-03-14T19:16:00Z">
              <w:r w:rsidRPr="00B17ACB">
                <w:rPr>
                  <w:rFonts w:ascii="Calibri" w:eastAsia="Times New Roman" w:hAnsi="Calibri" w:cs="Calibri"/>
                  <w:sz w:val="20"/>
                  <w:szCs w:val="20"/>
                </w:rPr>
                <w:t>X</w:t>
              </w:r>
            </w:ins>
          </w:p>
        </w:tc>
        <w:tc>
          <w:tcPr>
            <w:tcW w:w="0" w:type="auto"/>
            <w:vAlign w:val="center"/>
            <w:hideMark/>
          </w:tcPr>
          <w:p w14:paraId="715DA3AC" w14:textId="77777777" w:rsidR="00AA407E" w:rsidRPr="00B17ACB" w:rsidRDefault="00AA407E" w:rsidP="0016045C">
            <w:pPr>
              <w:spacing w:after="0" w:line="240" w:lineRule="auto"/>
              <w:rPr>
                <w:ins w:id="902" w:author="swolberg@amazon.com" w:date="2023-03-14T19:16:00Z"/>
                <w:rFonts w:ascii="Calibri" w:eastAsia="Times New Roman" w:hAnsi="Calibri" w:cs="Calibri"/>
                <w:sz w:val="20"/>
                <w:szCs w:val="20"/>
              </w:rPr>
            </w:pPr>
          </w:p>
        </w:tc>
        <w:tc>
          <w:tcPr>
            <w:tcW w:w="0" w:type="auto"/>
            <w:vAlign w:val="center"/>
            <w:hideMark/>
          </w:tcPr>
          <w:p w14:paraId="305D0255" w14:textId="77777777" w:rsidR="00AA407E" w:rsidRPr="00B17ACB" w:rsidRDefault="00AA407E" w:rsidP="0016045C">
            <w:pPr>
              <w:spacing w:after="0" w:line="240" w:lineRule="auto"/>
              <w:rPr>
                <w:ins w:id="903" w:author="swolberg@amazon.com" w:date="2023-03-14T19:16:00Z"/>
                <w:rFonts w:ascii="Calibri" w:eastAsia="Times New Roman" w:hAnsi="Calibri" w:cs="Calibri"/>
                <w:sz w:val="20"/>
                <w:szCs w:val="20"/>
              </w:rPr>
            </w:pPr>
            <w:ins w:id="904" w:author="swolberg@amazon.com" w:date="2023-03-14T19:16:00Z">
              <w:r w:rsidRPr="00B17ACB">
                <w:rPr>
                  <w:rFonts w:ascii="Calibri" w:eastAsia="Times New Roman" w:hAnsi="Calibri" w:cs="Calibri"/>
                  <w:sz w:val="20"/>
                  <w:szCs w:val="20"/>
                </w:rPr>
                <w:t>X</w:t>
              </w:r>
            </w:ins>
          </w:p>
        </w:tc>
      </w:tr>
      <w:tr w:rsidR="00AA407E" w:rsidRPr="00B17ACB" w14:paraId="5E9135F9" w14:textId="77777777" w:rsidTr="0016045C">
        <w:trPr>
          <w:ins w:id="905" w:author="swolberg@amazon.com" w:date="2023-03-14T19:16:00Z"/>
        </w:trPr>
        <w:tc>
          <w:tcPr>
            <w:tcW w:w="0" w:type="auto"/>
            <w:vAlign w:val="center"/>
            <w:hideMark/>
          </w:tcPr>
          <w:p w14:paraId="61833127" w14:textId="77777777" w:rsidR="00AA407E" w:rsidRPr="00B17ACB" w:rsidRDefault="00AA407E" w:rsidP="0016045C">
            <w:pPr>
              <w:spacing w:after="0" w:line="240" w:lineRule="auto"/>
              <w:jc w:val="right"/>
              <w:rPr>
                <w:ins w:id="906" w:author="swolberg@amazon.com" w:date="2023-03-14T19:16:00Z"/>
                <w:rFonts w:ascii="Calibri" w:eastAsia="Times New Roman" w:hAnsi="Calibri" w:cs="Calibri"/>
                <w:sz w:val="20"/>
                <w:szCs w:val="20"/>
              </w:rPr>
            </w:pPr>
            <w:ins w:id="907" w:author="swolberg@amazon.com" w:date="2023-03-14T19:16:00Z">
              <w:r w:rsidRPr="00B17ACB">
                <w:rPr>
                  <w:rFonts w:ascii="Calibri" w:eastAsia="Times New Roman" w:hAnsi="Calibri" w:cs="Calibri"/>
                  <w:sz w:val="20"/>
                  <w:szCs w:val="20"/>
                </w:rPr>
                <w:t>4</w:t>
              </w:r>
            </w:ins>
          </w:p>
        </w:tc>
        <w:tc>
          <w:tcPr>
            <w:tcW w:w="0" w:type="auto"/>
            <w:vAlign w:val="center"/>
            <w:hideMark/>
          </w:tcPr>
          <w:p w14:paraId="01018681" w14:textId="77777777" w:rsidR="00AA407E" w:rsidRPr="00B17ACB" w:rsidRDefault="00AA407E" w:rsidP="0016045C">
            <w:pPr>
              <w:spacing w:after="0" w:line="240" w:lineRule="auto"/>
              <w:rPr>
                <w:ins w:id="908" w:author="swolberg@amazon.com" w:date="2023-03-14T19:16:00Z"/>
                <w:rFonts w:ascii="Calibri" w:eastAsia="Times New Roman" w:hAnsi="Calibri" w:cs="Calibri"/>
                <w:sz w:val="20"/>
                <w:szCs w:val="20"/>
              </w:rPr>
            </w:pPr>
            <w:ins w:id="909" w:author="swolberg@amazon.com" w:date="2023-03-14T19:16:00Z">
              <w:r w:rsidRPr="00B17ACB">
                <w:rPr>
                  <w:rFonts w:ascii="Calibri" w:eastAsia="Times New Roman" w:hAnsi="Calibri" w:cs="Calibri"/>
                  <w:sz w:val="20"/>
                  <w:szCs w:val="20"/>
                </w:rPr>
                <w:t>PCOGS</w:t>
              </w:r>
            </w:ins>
          </w:p>
        </w:tc>
        <w:tc>
          <w:tcPr>
            <w:tcW w:w="0" w:type="auto"/>
            <w:vAlign w:val="center"/>
            <w:hideMark/>
          </w:tcPr>
          <w:p w14:paraId="3291B478" w14:textId="77777777" w:rsidR="00AA407E" w:rsidRPr="00B17ACB" w:rsidRDefault="00AA407E" w:rsidP="0016045C">
            <w:pPr>
              <w:spacing w:after="0" w:line="240" w:lineRule="auto"/>
              <w:rPr>
                <w:ins w:id="910" w:author="swolberg@amazon.com" w:date="2023-03-14T19:16:00Z"/>
                <w:rFonts w:ascii="Calibri" w:eastAsia="Times New Roman" w:hAnsi="Calibri" w:cs="Calibri"/>
                <w:sz w:val="20"/>
                <w:szCs w:val="20"/>
              </w:rPr>
            </w:pPr>
          </w:p>
        </w:tc>
        <w:tc>
          <w:tcPr>
            <w:tcW w:w="0" w:type="auto"/>
            <w:vAlign w:val="center"/>
            <w:hideMark/>
          </w:tcPr>
          <w:p w14:paraId="1AC51C84" w14:textId="77777777" w:rsidR="00AA407E" w:rsidRPr="00B17ACB" w:rsidRDefault="00AA407E" w:rsidP="0016045C">
            <w:pPr>
              <w:spacing w:after="0" w:line="240" w:lineRule="auto"/>
              <w:rPr>
                <w:ins w:id="911" w:author="swolberg@amazon.com" w:date="2023-03-14T19:16:00Z"/>
                <w:rFonts w:ascii="Calibri" w:eastAsia="Times New Roman" w:hAnsi="Calibri" w:cs="Calibri"/>
                <w:sz w:val="20"/>
                <w:szCs w:val="20"/>
              </w:rPr>
            </w:pPr>
            <w:ins w:id="912" w:author="swolberg@amazon.com" w:date="2023-03-14T19:16:00Z">
              <w:r w:rsidRPr="00B17ACB">
                <w:rPr>
                  <w:rFonts w:ascii="Calibri" w:eastAsia="Times New Roman" w:hAnsi="Calibri" w:cs="Calibri"/>
                  <w:sz w:val="20"/>
                  <w:szCs w:val="20"/>
                </w:rPr>
                <w:t>X</w:t>
              </w:r>
            </w:ins>
          </w:p>
        </w:tc>
        <w:tc>
          <w:tcPr>
            <w:tcW w:w="0" w:type="auto"/>
            <w:vAlign w:val="center"/>
            <w:hideMark/>
          </w:tcPr>
          <w:p w14:paraId="16E3A66C" w14:textId="77777777" w:rsidR="00AA407E" w:rsidRPr="00B17ACB" w:rsidRDefault="00AA407E" w:rsidP="0016045C">
            <w:pPr>
              <w:spacing w:after="0" w:line="240" w:lineRule="auto"/>
              <w:rPr>
                <w:ins w:id="913" w:author="swolberg@amazon.com" w:date="2023-03-14T19:16:00Z"/>
                <w:rFonts w:ascii="Calibri" w:eastAsia="Times New Roman" w:hAnsi="Calibri" w:cs="Calibri"/>
                <w:sz w:val="20"/>
                <w:szCs w:val="20"/>
              </w:rPr>
            </w:pPr>
            <w:ins w:id="914" w:author="swolberg@amazon.com" w:date="2023-03-14T19:16:00Z">
              <w:r w:rsidRPr="00B17ACB">
                <w:rPr>
                  <w:rFonts w:ascii="Calibri" w:eastAsia="Times New Roman" w:hAnsi="Calibri" w:cs="Calibri"/>
                  <w:sz w:val="20"/>
                  <w:szCs w:val="20"/>
                </w:rPr>
                <w:t>X</w:t>
              </w:r>
            </w:ins>
          </w:p>
        </w:tc>
        <w:tc>
          <w:tcPr>
            <w:tcW w:w="0" w:type="auto"/>
            <w:vAlign w:val="center"/>
            <w:hideMark/>
          </w:tcPr>
          <w:p w14:paraId="36742A61" w14:textId="77777777" w:rsidR="00AA407E" w:rsidRPr="00B17ACB" w:rsidRDefault="00AA407E" w:rsidP="0016045C">
            <w:pPr>
              <w:spacing w:after="0" w:line="240" w:lineRule="auto"/>
              <w:rPr>
                <w:ins w:id="915" w:author="swolberg@amazon.com" w:date="2023-03-14T19:16:00Z"/>
                <w:rFonts w:ascii="Calibri" w:eastAsia="Times New Roman" w:hAnsi="Calibri" w:cs="Calibri"/>
                <w:sz w:val="20"/>
                <w:szCs w:val="20"/>
              </w:rPr>
            </w:pPr>
          </w:p>
        </w:tc>
        <w:tc>
          <w:tcPr>
            <w:tcW w:w="0" w:type="auto"/>
            <w:vAlign w:val="center"/>
            <w:hideMark/>
          </w:tcPr>
          <w:p w14:paraId="218AA2B8" w14:textId="77777777" w:rsidR="00AA407E" w:rsidRPr="00B17ACB" w:rsidRDefault="00AA407E" w:rsidP="0016045C">
            <w:pPr>
              <w:spacing w:after="0" w:line="240" w:lineRule="auto"/>
              <w:rPr>
                <w:ins w:id="916" w:author="swolberg@amazon.com" w:date="2023-03-14T19:16:00Z"/>
                <w:rFonts w:ascii="Calibri" w:eastAsia="Times New Roman" w:hAnsi="Calibri" w:cs="Calibri"/>
                <w:sz w:val="20"/>
                <w:szCs w:val="20"/>
              </w:rPr>
            </w:pPr>
            <w:ins w:id="917" w:author="swolberg@amazon.com" w:date="2023-03-14T19:16:00Z">
              <w:r w:rsidRPr="00B17ACB">
                <w:rPr>
                  <w:rFonts w:ascii="Calibri" w:eastAsia="Times New Roman" w:hAnsi="Calibri" w:cs="Calibri"/>
                  <w:sz w:val="20"/>
                  <w:szCs w:val="20"/>
                </w:rPr>
                <w:t>X</w:t>
              </w:r>
            </w:ins>
          </w:p>
        </w:tc>
      </w:tr>
      <w:tr w:rsidR="00AA407E" w:rsidRPr="00B17ACB" w14:paraId="0C97A1F1" w14:textId="77777777" w:rsidTr="0016045C">
        <w:trPr>
          <w:ins w:id="918" w:author="swolberg@amazon.com" w:date="2023-03-14T19:16:00Z"/>
        </w:trPr>
        <w:tc>
          <w:tcPr>
            <w:tcW w:w="0" w:type="auto"/>
            <w:vAlign w:val="center"/>
            <w:hideMark/>
          </w:tcPr>
          <w:p w14:paraId="03D07617" w14:textId="77777777" w:rsidR="00AA407E" w:rsidRPr="00B17ACB" w:rsidRDefault="00AA407E" w:rsidP="0016045C">
            <w:pPr>
              <w:spacing w:after="0" w:line="240" w:lineRule="auto"/>
              <w:jc w:val="right"/>
              <w:rPr>
                <w:ins w:id="919" w:author="swolberg@amazon.com" w:date="2023-03-14T19:16:00Z"/>
                <w:rFonts w:ascii="Calibri" w:eastAsia="Times New Roman" w:hAnsi="Calibri" w:cs="Calibri"/>
                <w:sz w:val="20"/>
                <w:szCs w:val="20"/>
              </w:rPr>
            </w:pPr>
            <w:ins w:id="920" w:author="swolberg@amazon.com" w:date="2023-03-14T19:16:00Z">
              <w:r w:rsidRPr="00B17ACB">
                <w:rPr>
                  <w:rFonts w:ascii="Calibri" w:eastAsia="Times New Roman" w:hAnsi="Calibri" w:cs="Calibri"/>
                  <w:sz w:val="20"/>
                  <w:szCs w:val="20"/>
                </w:rPr>
                <w:t>5</w:t>
              </w:r>
            </w:ins>
          </w:p>
        </w:tc>
        <w:tc>
          <w:tcPr>
            <w:tcW w:w="0" w:type="auto"/>
            <w:vAlign w:val="center"/>
            <w:hideMark/>
          </w:tcPr>
          <w:p w14:paraId="6F4F01A8" w14:textId="77777777" w:rsidR="00AA407E" w:rsidRPr="00B17ACB" w:rsidRDefault="00AA407E" w:rsidP="0016045C">
            <w:pPr>
              <w:spacing w:after="0" w:line="240" w:lineRule="auto"/>
              <w:rPr>
                <w:ins w:id="921" w:author="swolberg@amazon.com" w:date="2023-03-14T19:16:00Z"/>
                <w:rFonts w:ascii="Calibri" w:eastAsia="Times New Roman" w:hAnsi="Calibri" w:cs="Calibri"/>
                <w:sz w:val="20"/>
                <w:szCs w:val="20"/>
              </w:rPr>
            </w:pPr>
            <w:ins w:id="922" w:author="swolberg@amazon.com" w:date="2023-03-14T19:16:00Z">
              <w:r w:rsidRPr="00B17ACB">
                <w:rPr>
                  <w:rFonts w:ascii="Calibri" w:eastAsia="Times New Roman" w:hAnsi="Calibri" w:cs="Calibri"/>
                  <w:sz w:val="20"/>
                  <w:szCs w:val="20"/>
                </w:rPr>
                <w:t>Net Receipt</w:t>
              </w:r>
            </w:ins>
          </w:p>
        </w:tc>
        <w:tc>
          <w:tcPr>
            <w:tcW w:w="0" w:type="auto"/>
            <w:vAlign w:val="center"/>
            <w:hideMark/>
          </w:tcPr>
          <w:p w14:paraId="44FF77CD" w14:textId="77777777" w:rsidR="00AA407E" w:rsidRPr="00B17ACB" w:rsidRDefault="00AA407E" w:rsidP="0016045C">
            <w:pPr>
              <w:spacing w:after="0" w:line="240" w:lineRule="auto"/>
              <w:rPr>
                <w:ins w:id="923" w:author="swolberg@amazon.com" w:date="2023-03-14T19:16:00Z"/>
                <w:rFonts w:ascii="Calibri" w:eastAsia="Times New Roman" w:hAnsi="Calibri" w:cs="Calibri"/>
                <w:sz w:val="20"/>
                <w:szCs w:val="20"/>
              </w:rPr>
            </w:pPr>
          </w:p>
        </w:tc>
        <w:tc>
          <w:tcPr>
            <w:tcW w:w="0" w:type="auto"/>
            <w:vAlign w:val="center"/>
            <w:hideMark/>
          </w:tcPr>
          <w:p w14:paraId="17A3D15C" w14:textId="77777777" w:rsidR="00AA407E" w:rsidRPr="00B17ACB" w:rsidRDefault="00AA407E" w:rsidP="0016045C">
            <w:pPr>
              <w:spacing w:after="0" w:line="240" w:lineRule="auto"/>
              <w:rPr>
                <w:ins w:id="924" w:author="swolberg@amazon.com" w:date="2023-03-14T19:16:00Z"/>
                <w:rFonts w:ascii="Calibri" w:eastAsia="Times New Roman" w:hAnsi="Calibri" w:cs="Calibri"/>
                <w:sz w:val="20"/>
                <w:szCs w:val="20"/>
              </w:rPr>
            </w:pPr>
          </w:p>
        </w:tc>
        <w:tc>
          <w:tcPr>
            <w:tcW w:w="0" w:type="auto"/>
            <w:vAlign w:val="center"/>
            <w:hideMark/>
          </w:tcPr>
          <w:p w14:paraId="02A380C1" w14:textId="77777777" w:rsidR="00AA407E" w:rsidRPr="00B17ACB" w:rsidRDefault="00AA407E" w:rsidP="0016045C">
            <w:pPr>
              <w:spacing w:after="0" w:line="240" w:lineRule="auto"/>
              <w:rPr>
                <w:ins w:id="925" w:author="swolberg@amazon.com" w:date="2023-03-14T19:16:00Z"/>
                <w:rFonts w:ascii="Calibri" w:eastAsia="Times New Roman" w:hAnsi="Calibri" w:cs="Calibri"/>
                <w:sz w:val="20"/>
                <w:szCs w:val="20"/>
              </w:rPr>
            </w:pPr>
            <w:ins w:id="926" w:author="swolberg@amazon.com" w:date="2023-03-14T19:16:00Z">
              <w:r w:rsidRPr="00B17ACB">
                <w:rPr>
                  <w:rFonts w:ascii="Calibri" w:eastAsia="Times New Roman" w:hAnsi="Calibri" w:cs="Calibri"/>
                  <w:sz w:val="20"/>
                  <w:szCs w:val="20"/>
                </w:rPr>
                <w:t>X</w:t>
              </w:r>
            </w:ins>
          </w:p>
        </w:tc>
        <w:tc>
          <w:tcPr>
            <w:tcW w:w="0" w:type="auto"/>
            <w:vAlign w:val="center"/>
            <w:hideMark/>
          </w:tcPr>
          <w:p w14:paraId="558F26C8" w14:textId="77777777" w:rsidR="00AA407E" w:rsidRPr="00B17ACB" w:rsidRDefault="00AA407E" w:rsidP="0016045C">
            <w:pPr>
              <w:spacing w:after="0" w:line="240" w:lineRule="auto"/>
              <w:rPr>
                <w:ins w:id="927" w:author="swolberg@amazon.com" w:date="2023-03-14T19:16:00Z"/>
                <w:rFonts w:ascii="Calibri" w:eastAsia="Times New Roman" w:hAnsi="Calibri" w:cs="Calibri"/>
                <w:sz w:val="20"/>
                <w:szCs w:val="20"/>
              </w:rPr>
            </w:pPr>
          </w:p>
        </w:tc>
        <w:tc>
          <w:tcPr>
            <w:tcW w:w="0" w:type="auto"/>
            <w:vAlign w:val="center"/>
            <w:hideMark/>
          </w:tcPr>
          <w:p w14:paraId="6FCFA91D" w14:textId="77777777" w:rsidR="00AA407E" w:rsidRPr="00B17ACB" w:rsidRDefault="00AA407E" w:rsidP="0016045C">
            <w:pPr>
              <w:spacing w:after="0" w:line="240" w:lineRule="auto"/>
              <w:rPr>
                <w:ins w:id="928" w:author="swolberg@amazon.com" w:date="2023-03-14T19:16:00Z"/>
                <w:rFonts w:ascii="Calibri" w:eastAsia="Times New Roman" w:hAnsi="Calibri" w:cs="Calibri"/>
                <w:sz w:val="20"/>
                <w:szCs w:val="20"/>
              </w:rPr>
            </w:pPr>
            <w:ins w:id="929" w:author="swolberg@amazon.com" w:date="2023-03-14T19:16:00Z">
              <w:r w:rsidRPr="00B17ACB">
                <w:rPr>
                  <w:rFonts w:ascii="Calibri" w:eastAsia="Times New Roman" w:hAnsi="Calibri" w:cs="Calibri"/>
                  <w:sz w:val="20"/>
                  <w:szCs w:val="20"/>
                </w:rPr>
                <w:t>X</w:t>
              </w:r>
            </w:ins>
          </w:p>
        </w:tc>
      </w:tr>
      <w:tr w:rsidR="00AA407E" w:rsidRPr="00B17ACB" w14:paraId="6CAA4909" w14:textId="77777777" w:rsidTr="0016045C">
        <w:trPr>
          <w:ins w:id="930" w:author="swolberg@amazon.com" w:date="2023-03-14T19:16:00Z"/>
        </w:trPr>
        <w:tc>
          <w:tcPr>
            <w:tcW w:w="0" w:type="auto"/>
            <w:vAlign w:val="center"/>
            <w:hideMark/>
          </w:tcPr>
          <w:p w14:paraId="302C5D50" w14:textId="77777777" w:rsidR="00AA407E" w:rsidRPr="00B17ACB" w:rsidRDefault="00AA407E" w:rsidP="0016045C">
            <w:pPr>
              <w:spacing w:after="0" w:line="240" w:lineRule="auto"/>
              <w:jc w:val="right"/>
              <w:rPr>
                <w:ins w:id="931" w:author="swolberg@amazon.com" w:date="2023-03-14T19:16:00Z"/>
                <w:rFonts w:ascii="Calibri" w:eastAsia="Times New Roman" w:hAnsi="Calibri" w:cs="Calibri"/>
                <w:sz w:val="20"/>
                <w:szCs w:val="20"/>
              </w:rPr>
            </w:pPr>
            <w:ins w:id="932" w:author="swolberg@amazon.com" w:date="2023-03-14T19:16:00Z">
              <w:r w:rsidRPr="00B17ACB">
                <w:rPr>
                  <w:rFonts w:ascii="Calibri" w:eastAsia="Times New Roman" w:hAnsi="Calibri" w:cs="Calibri"/>
                  <w:sz w:val="20"/>
                  <w:szCs w:val="20"/>
                </w:rPr>
                <w:t>6</w:t>
              </w:r>
            </w:ins>
          </w:p>
        </w:tc>
        <w:tc>
          <w:tcPr>
            <w:tcW w:w="0" w:type="auto"/>
            <w:vAlign w:val="center"/>
            <w:hideMark/>
          </w:tcPr>
          <w:p w14:paraId="310499D5" w14:textId="77777777" w:rsidR="00AA407E" w:rsidRPr="00B17ACB" w:rsidRDefault="00AA407E" w:rsidP="0016045C">
            <w:pPr>
              <w:spacing w:after="0" w:line="240" w:lineRule="auto"/>
              <w:rPr>
                <w:ins w:id="933" w:author="swolberg@amazon.com" w:date="2023-03-14T19:16:00Z"/>
                <w:rFonts w:ascii="Calibri" w:eastAsia="Times New Roman" w:hAnsi="Calibri" w:cs="Calibri"/>
                <w:sz w:val="20"/>
                <w:szCs w:val="20"/>
              </w:rPr>
            </w:pPr>
            <w:ins w:id="934" w:author="swolberg@amazon.com" w:date="2023-03-14T19:16:00Z">
              <w:r w:rsidRPr="00B17ACB">
                <w:rPr>
                  <w:rFonts w:ascii="Calibri" w:eastAsia="Times New Roman" w:hAnsi="Calibri" w:cs="Calibri"/>
                  <w:sz w:val="20"/>
                  <w:szCs w:val="20"/>
                </w:rPr>
                <w:t>ROOS</w:t>
              </w:r>
            </w:ins>
          </w:p>
        </w:tc>
        <w:tc>
          <w:tcPr>
            <w:tcW w:w="0" w:type="auto"/>
            <w:vAlign w:val="center"/>
            <w:hideMark/>
          </w:tcPr>
          <w:p w14:paraId="188E5D11" w14:textId="77777777" w:rsidR="00AA407E" w:rsidRPr="00B17ACB" w:rsidRDefault="00AA407E" w:rsidP="0016045C">
            <w:pPr>
              <w:spacing w:after="0" w:line="240" w:lineRule="auto"/>
              <w:rPr>
                <w:ins w:id="935" w:author="swolberg@amazon.com" w:date="2023-03-14T19:16:00Z"/>
                <w:rFonts w:ascii="Calibri" w:eastAsia="Times New Roman" w:hAnsi="Calibri" w:cs="Calibri"/>
                <w:sz w:val="20"/>
                <w:szCs w:val="20"/>
              </w:rPr>
            </w:pPr>
          </w:p>
        </w:tc>
        <w:tc>
          <w:tcPr>
            <w:tcW w:w="0" w:type="auto"/>
            <w:vAlign w:val="center"/>
            <w:hideMark/>
          </w:tcPr>
          <w:p w14:paraId="2895231A" w14:textId="77777777" w:rsidR="00AA407E" w:rsidRPr="00B17ACB" w:rsidRDefault="00AA407E" w:rsidP="0016045C">
            <w:pPr>
              <w:spacing w:after="0" w:line="240" w:lineRule="auto"/>
              <w:rPr>
                <w:ins w:id="936" w:author="swolberg@amazon.com" w:date="2023-03-14T19:16:00Z"/>
                <w:rFonts w:ascii="Calibri" w:eastAsia="Times New Roman" w:hAnsi="Calibri" w:cs="Calibri"/>
                <w:sz w:val="20"/>
                <w:szCs w:val="20"/>
              </w:rPr>
            </w:pPr>
          </w:p>
        </w:tc>
        <w:tc>
          <w:tcPr>
            <w:tcW w:w="0" w:type="auto"/>
            <w:vAlign w:val="center"/>
            <w:hideMark/>
          </w:tcPr>
          <w:p w14:paraId="7C7072AF" w14:textId="77777777" w:rsidR="00AA407E" w:rsidRPr="00B17ACB" w:rsidRDefault="00AA407E" w:rsidP="0016045C">
            <w:pPr>
              <w:spacing w:after="0" w:line="240" w:lineRule="auto"/>
              <w:rPr>
                <w:ins w:id="937" w:author="swolberg@amazon.com" w:date="2023-03-14T19:16:00Z"/>
                <w:rFonts w:ascii="Calibri" w:eastAsia="Times New Roman" w:hAnsi="Calibri" w:cs="Calibri"/>
                <w:sz w:val="20"/>
                <w:szCs w:val="20"/>
              </w:rPr>
            </w:pPr>
            <w:ins w:id="938" w:author="swolberg@amazon.com" w:date="2023-03-14T19:16:00Z">
              <w:r w:rsidRPr="00B17ACB">
                <w:rPr>
                  <w:rFonts w:ascii="Calibri" w:eastAsia="Times New Roman" w:hAnsi="Calibri" w:cs="Calibri"/>
                  <w:sz w:val="20"/>
                  <w:szCs w:val="20"/>
                </w:rPr>
                <w:t>X</w:t>
              </w:r>
            </w:ins>
          </w:p>
        </w:tc>
        <w:tc>
          <w:tcPr>
            <w:tcW w:w="0" w:type="auto"/>
            <w:vAlign w:val="center"/>
            <w:hideMark/>
          </w:tcPr>
          <w:p w14:paraId="00ECA667" w14:textId="77777777" w:rsidR="00AA407E" w:rsidRPr="00B17ACB" w:rsidRDefault="00AA407E" w:rsidP="0016045C">
            <w:pPr>
              <w:spacing w:after="0" w:line="240" w:lineRule="auto"/>
              <w:rPr>
                <w:ins w:id="939" w:author="swolberg@amazon.com" w:date="2023-03-14T19:16:00Z"/>
                <w:rFonts w:ascii="Calibri" w:eastAsia="Times New Roman" w:hAnsi="Calibri" w:cs="Calibri"/>
                <w:sz w:val="20"/>
                <w:szCs w:val="20"/>
              </w:rPr>
            </w:pPr>
          </w:p>
        </w:tc>
        <w:tc>
          <w:tcPr>
            <w:tcW w:w="0" w:type="auto"/>
            <w:vAlign w:val="center"/>
            <w:hideMark/>
          </w:tcPr>
          <w:p w14:paraId="11B87697" w14:textId="77777777" w:rsidR="00AA407E" w:rsidRPr="00B17ACB" w:rsidRDefault="00AA407E" w:rsidP="0016045C">
            <w:pPr>
              <w:spacing w:after="0" w:line="240" w:lineRule="auto"/>
              <w:rPr>
                <w:ins w:id="940" w:author="swolberg@amazon.com" w:date="2023-03-14T19:16:00Z"/>
                <w:rFonts w:ascii="Calibri" w:eastAsia="Times New Roman" w:hAnsi="Calibri" w:cs="Calibri"/>
                <w:sz w:val="20"/>
                <w:szCs w:val="20"/>
              </w:rPr>
            </w:pPr>
            <w:ins w:id="941" w:author="swolberg@amazon.com" w:date="2023-03-14T19:16:00Z">
              <w:r w:rsidRPr="00B17ACB">
                <w:rPr>
                  <w:rFonts w:ascii="Calibri" w:eastAsia="Times New Roman" w:hAnsi="Calibri" w:cs="Calibri"/>
                  <w:sz w:val="20"/>
                  <w:szCs w:val="20"/>
                </w:rPr>
                <w:t>X</w:t>
              </w:r>
            </w:ins>
          </w:p>
        </w:tc>
      </w:tr>
      <w:tr w:rsidR="00AA407E" w:rsidRPr="00B17ACB" w14:paraId="6C252AA4" w14:textId="77777777" w:rsidTr="0016045C">
        <w:trPr>
          <w:ins w:id="942" w:author="swolberg@amazon.com" w:date="2023-03-14T19:16:00Z"/>
        </w:trPr>
        <w:tc>
          <w:tcPr>
            <w:tcW w:w="0" w:type="auto"/>
            <w:vAlign w:val="center"/>
            <w:hideMark/>
          </w:tcPr>
          <w:p w14:paraId="5BC0BCDD" w14:textId="77777777" w:rsidR="00AA407E" w:rsidRPr="00B17ACB" w:rsidRDefault="00AA407E" w:rsidP="0016045C">
            <w:pPr>
              <w:spacing w:after="0" w:line="240" w:lineRule="auto"/>
              <w:jc w:val="right"/>
              <w:rPr>
                <w:ins w:id="943" w:author="swolberg@amazon.com" w:date="2023-03-14T19:16:00Z"/>
                <w:rFonts w:ascii="Calibri" w:eastAsia="Times New Roman" w:hAnsi="Calibri" w:cs="Calibri"/>
                <w:sz w:val="20"/>
                <w:szCs w:val="20"/>
              </w:rPr>
            </w:pPr>
            <w:ins w:id="944" w:author="swolberg@amazon.com" w:date="2023-03-14T19:16:00Z">
              <w:r w:rsidRPr="00B17ACB">
                <w:rPr>
                  <w:rFonts w:ascii="Calibri" w:eastAsia="Times New Roman" w:hAnsi="Calibri" w:cs="Calibri"/>
                  <w:sz w:val="20"/>
                  <w:szCs w:val="20"/>
                </w:rPr>
                <w:t>7</w:t>
              </w:r>
            </w:ins>
          </w:p>
        </w:tc>
        <w:tc>
          <w:tcPr>
            <w:tcW w:w="0" w:type="auto"/>
            <w:vAlign w:val="center"/>
            <w:hideMark/>
          </w:tcPr>
          <w:p w14:paraId="0C1A63BF" w14:textId="77777777" w:rsidR="00AA407E" w:rsidRPr="00B17ACB" w:rsidRDefault="00AA407E" w:rsidP="0016045C">
            <w:pPr>
              <w:spacing w:after="0" w:line="240" w:lineRule="auto"/>
              <w:rPr>
                <w:ins w:id="945" w:author="swolberg@amazon.com" w:date="2023-03-14T19:16:00Z"/>
                <w:rFonts w:ascii="Calibri" w:eastAsia="Times New Roman" w:hAnsi="Calibri" w:cs="Calibri"/>
                <w:sz w:val="20"/>
                <w:szCs w:val="20"/>
              </w:rPr>
            </w:pPr>
            <w:ins w:id="946" w:author="swolberg@amazon.com" w:date="2023-03-14T19:16:00Z">
              <w:r w:rsidRPr="00B17ACB">
                <w:rPr>
                  <w:rFonts w:ascii="Calibri" w:eastAsia="Times New Roman" w:hAnsi="Calibri" w:cs="Calibri"/>
                  <w:sz w:val="20"/>
                  <w:szCs w:val="20"/>
                </w:rPr>
                <w:t>Deal OPS</w:t>
              </w:r>
            </w:ins>
          </w:p>
        </w:tc>
        <w:tc>
          <w:tcPr>
            <w:tcW w:w="0" w:type="auto"/>
            <w:vAlign w:val="center"/>
            <w:hideMark/>
          </w:tcPr>
          <w:p w14:paraId="6B715AB8" w14:textId="77777777" w:rsidR="00AA407E" w:rsidRPr="00B17ACB" w:rsidRDefault="00AA407E" w:rsidP="0016045C">
            <w:pPr>
              <w:spacing w:after="0" w:line="240" w:lineRule="auto"/>
              <w:rPr>
                <w:ins w:id="947" w:author="swolberg@amazon.com" w:date="2023-03-14T19:16:00Z"/>
                <w:rFonts w:ascii="Calibri" w:eastAsia="Times New Roman" w:hAnsi="Calibri" w:cs="Calibri"/>
                <w:sz w:val="20"/>
                <w:szCs w:val="20"/>
              </w:rPr>
            </w:pPr>
          </w:p>
        </w:tc>
        <w:tc>
          <w:tcPr>
            <w:tcW w:w="0" w:type="auto"/>
            <w:vAlign w:val="center"/>
            <w:hideMark/>
          </w:tcPr>
          <w:p w14:paraId="76B237DB" w14:textId="77777777" w:rsidR="00AA407E" w:rsidRPr="00B17ACB" w:rsidRDefault="00AA407E" w:rsidP="0016045C">
            <w:pPr>
              <w:spacing w:after="0" w:line="240" w:lineRule="auto"/>
              <w:rPr>
                <w:ins w:id="948" w:author="swolberg@amazon.com" w:date="2023-03-14T19:16:00Z"/>
                <w:rFonts w:ascii="Calibri" w:eastAsia="Times New Roman" w:hAnsi="Calibri" w:cs="Calibri"/>
                <w:sz w:val="20"/>
                <w:szCs w:val="20"/>
              </w:rPr>
            </w:pPr>
            <w:ins w:id="949" w:author="swolberg@amazon.com" w:date="2023-03-14T19:16:00Z">
              <w:r w:rsidRPr="00B17ACB">
                <w:rPr>
                  <w:rFonts w:ascii="Calibri" w:eastAsia="Times New Roman" w:hAnsi="Calibri" w:cs="Calibri"/>
                  <w:sz w:val="20"/>
                  <w:szCs w:val="20"/>
                </w:rPr>
                <w:t>X</w:t>
              </w:r>
            </w:ins>
          </w:p>
        </w:tc>
        <w:tc>
          <w:tcPr>
            <w:tcW w:w="0" w:type="auto"/>
            <w:vAlign w:val="center"/>
            <w:hideMark/>
          </w:tcPr>
          <w:p w14:paraId="2E15C5DE" w14:textId="77777777" w:rsidR="00AA407E" w:rsidRPr="00B17ACB" w:rsidRDefault="00AA407E" w:rsidP="0016045C">
            <w:pPr>
              <w:spacing w:after="0" w:line="240" w:lineRule="auto"/>
              <w:rPr>
                <w:ins w:id="950" w:author="swolberg@amazon.com" w:date="2023-03-14T19:16:00Z"/>
                <w:rFonts w:ascii="Calibri" w:eastAsia="Times New Roman" w:hAnsi="Calibri" w:cs="Calibri"/>
                <w:sz w:val="20"/>
                <w:szCs w:val="20"/>
              </w:rPr>
            </w:pPr>
            <w:ins w:id="951" w:author="swolberg@amazon.com" w:date="2023-03-14T19:16:00Z">
              <w:r w:rsidRPr="00B17ACB">
                <w:rPr>
                  <w:rFonts w:ascii="Calibri" w:eastAsia="Times New Roman" w:hAnsi="Calibri" w:cs="Calibri"/>
                  <w:sz w:val="20"/>
                  <w:szCs w:val="20"/>
                </w:rPr>
                <w:t>X</w:t>
              </w:r>
            </w:ins>
          </w:p>
        </w:tc>
        <w:tc>
          <w:tcPr>
            <w:tcW w:w="0" w:type="auto"/>
            <w:vAlign w:val="center"/>
            <w:hideMark/>
          </w:tcPr>
          <w:p w14:paraId="1454B27D" w14:textId="77777777" w:rsidR="00AA407E" w:rsidRPr="00B17ACB" w:rsidRDefault="00AA407E" w:rsidP="0016045C">
            <w:pPr>
              <w:spacing w:after="0" w:line="240" w:lineRule="auto"/>
              <w:rPr>
                <w:ins w:id="952" w:author="swolberg@amazon.com" w:date="2023-03-14T19:16:00Z"/>
                <w:rFonts w:ascii="Calibri" w:eastAsia="Times New Roman" w:hAnsi="Calibri" w:cs="Calibri"/>
                <w:sz w:val="20"/>
                <w:szCs w:val="20"/>
              </w:rPr>
            </w:pPr>
          </w:p>
        </w:tc>
        <w:tc>
          <w:tcPr>
            <w:tcW w:w="0" w:type="auto"/>
            <w:vAlign w:val="center"/>
            <w:hideMark/>
          </w:tcPr>
          <w:p w14:paraId="10501AEA" w14:textId="77777777" w:rsidR="00AA407E" w:rsidRPr="00B17ACB" w:rsidRDefault="00AA407E" w:rsidP="0016045C">
            <w:pPr>
              <w:spacing w:after="0" w:line="240" w:lineRule="auto"/>
              <w:rPr>
                <w:ins w:id="953" w:author="swolberg@amazon.com" w:date="2023-03-14T19:16:00Z"/>
                <w:rFonts w:ascii="Calibri" w:eastAsia="Times New Roman" w:hAnsi="Calibri" w:cs="Calibri"/>
                <w:sz w:val="20"/>
                <w:szCs w:val="20"/>
              </w:rPr>
            </w:pPr>
            <w:ins w:id="954" w:author="swolberg@amazon.com" w:date="2023-03-14T19:16:00Z">
              <w:r w:rsidRPr="00B17ACB">
                <w:rPr>
                  <w:rFonts w:ascii="Calibri" w:eastAsia="Times New Roman" w:hAnsi="Calibri" w:cs="Calibri"/>
                  <w:sz w:val="20"/>
                  <w:szCs w:val="20"/>
                </w:rPr>
                <w:t>X</w:t>
              </w:r>
            </w:ins>
          </w:p>
        </w:tc>
      </w:tr>
      <w:tr w:rsidR="00AA407E" w:rsidRPr="00B17ACB" w14:paraId="4330D45A" w14:textId="77777777" w:rsidTr="0016045C">
        <w:trPr>
          <w:ins w:id="955" w:author="swolberg@amazon.com" w:date="2023-03-14T19:16:00Z"/>
        </w:trPr>
        <w:tc>
          <w:tcPr>
            <w:tcW w:w="0" w:type="auto"/>
            <w:vAlign w:val="center"/>
            <w:hideMark/>
          </w:tcPr>
          <w:p w14:paraId="68E1D926" w14:textId="77777777" w:rsidR="00AA407E" w:rsidRPr="00B17ACB" w:rsidRDefault="00AA407E" w:rsidP="0016045C">
            <w:pPr>
              <w:spacing w:after="0" w:line="240" w:lineRule="auto"/>
              <w:jc w:val="right"/>
              <w:rPr>
                <w:ins w:id="956" w:author="swolberg@amazon.com" w:date="2023-03-14T19:16:00Z"/>
                <w:rFonts w:ascii="Calibri" w:eastAsia="Times New Roman" w:hAnsi="Calibri" w:cs="Calibri"/>
                <w:sz w:val="20"/>
                <w:szCs w:val="20"/>
              </w:rPr>
            </w:pPr>
            <w:ins w:id="957" w:author="swolberg@amazon.com" w:date="2023-03-14T19:16:00Z">
              <w:r w:rsidRPr="00B17ACB">
                <w:rPr>
                  <w:rFonts w:ascii="Calibri" w:eastAsia="Times New Roman" w:hAnsi="Calibri" w:cs="Calibri"/>
                  <w:sz w:val="20"/>
                  <w:szCs w:val="20"/>
                </w:rPr>
                <w:t>8</w:t>
              </w:r>
            </w:ins>
          </w:p>
        </w:tc>
        <w:tc>
          <w:tcPr>
            <w:tcW w:w="0" w:type="auto"/>
            <w:vAlign w:val="center"/>
            <w:hideMark/>
          </w:tcPr>
          <w:p w14:paraId="3B548582" w14:textId="77777777" w:rsidR="00AA407E" w:rsidRPr="00B17ACB" w:rsidRDefault="00AA407E" w:rsidP="0016045C">
            <w:pPr>
              <w:spacing w:after="0" w:line="240" w:lineRule="auto"/>
              <w:rPr>
                <w:ins w:id="958" w:author="swolberg@amazon.com" w:date="2023-03-14T19:16:00Z"/>
                <w:rFonts w:ascii="Calibri" w:eastAsia="Times New Roman" w:hAnsi="Calibri" w:cs="Calibri"/>
                <w:sz w:val="20"/>
                <w:szCs w:val="20"/>
              </w:rPr>
            </w:pPr>
            <w:ins w:id="959" w:author="swolberg@amazon.com" w:date="2023-03-14T19:16:00Z">
              <w:r w:rsidRPr="00B17ACB">
                <w:rPr>
                  <w:rFonts w:ascii="Calibri" w:eastAsia="Times New Roman" w:hAnsi="Calibri" w:cs="Calibri"/>
                  <w:sz w:val="20"/>
                  <w:szCs w:val="20"/>
                </w:rPr>
                <w:t>Confirmation Rate</w:t>
              </w:r>
            </w:ins>
          </w:p>
        </w:tc>
        <w:tc>
          <w:tcPr>
            <w:tcW w:w="0" w:type="auto"/>
            <w:vAlign w:val="center"/>
            <w:hideMark/>
          </w:tcPr>
          <w:p w14:paraId="3492ABFC" w14:textId="77777777" w:rsidR="00AA407E" w:rsidRPr="00B17ACB" w:rsidRDefault="00AA407E" w:rsidP="0016045C">
            <w:pPr>
              <w:spacing w:after="0" w:line="240" w:lineRule="auto"/>
              <w:rPr>
                <w:ins w:id="960" w:author="swolberg@amazon.com" w:date="2023-03-14T19:16:00Z"/>
                <w:rFonts w:ascii="Calibri" w:eastAsia="Times New Roman" w:hAnsi="Calibri" w:cs="Calibri"/>
                <w:sz w:val="20"/>
                <w:szCs w:val="20"/>
              </w:rPr>
            </w:pPr>
          </w:p>
        </w:tc>
        <w:tc>
          <w:tcPr>
            <w:tcW w:w="0" w:type="auto"/>
            <w:vAlign w:val="center"/>
            <w:hideMark/>
          </w:tcPr>
          <w:p w14:paraId="79DCC1A1" w14:textId="77777777" w:rsidR="00AA407E" w:rsidRPr="00B17ACB" w:rsidRDefault="00AA407E" w:rsidP="0016045C">
            <w:pPr>
              <w:spacing w:after="0" w:line="240" w:lineRule="auto"/>
              <w:rPr>
                <w:ins w:id="961" w:author="swolberg@amazon.com" w:date="2023-03-14T19:16:00Z"/>
                <w:rFonts w:ascii="Calibri" w:eastAsia="Times New Roman" w:hAnsi="Calibri" w:cs="Calibri"/>
                <w:sz w:val="20"/>
                <w:szCs w:val="20"/>
              </w:rPr>
            </w:pPr>
            <w:ins w:id="962" w:author="swolberg@amazon.com" w:date="2023-03-14T19:16:00Z">
              <w:r w:rsidRPr="00B17ACB">
                <w:rPr>
                  <w:rFonts w:ascii="Calibri" w:eastAsia="Times New Roman" w:hAnsi="Calibri" w:cs="Calibri"/>
                  <w:sz w:val="20"/>
                  <w:szCs w:val="20"/>
                </w:rPr>
                <w:t>X</w:t>
              </w:r>
            </w:ins>
          </w:p>
        </w:tc>
        <w:tc>
          <w:tcPr>
            <w:tcW w:w="0" w:type="auto"/>
            <w:vAlign w:val="center"/>
            <w:hideMark/>
          </w:tcPr>
          <w:p w14:paraId="24FD2A96" w14:textId="77777777" w:rsidR="00AA407E" w:rsidRPr="00B17ACB" w:rsidRDefault="00AA407E" w:rsidP="0016045C">
            <w:pPr>
              <w:spacing w:after="0" w:line="240" w:lineRule="auto"/>
              <w:rPr>
                <w:ins w:id="963" w:author="swolberg@amazon.com" w:date="2023-03-14T19:16:00Z"/>
                <w:rFonts w:ascii="Calibri" w:eastAsia="Times New Roman" w:hAnsi="Calibri" w:cs="Calibri"/>
                <w:sz w:val="20"/>
                <w:szCs w:val="20"/>
              </w:rPr>
            </w:pPr>
            <w:ins w:id="964" w:author="swolberg@amazon.com" w:date="2023-03-14T19:16:00Z">
              <w:r w:rsidRPr="00B17ACB">
                <w:rPr>
                  <w:rFonts w:ascii="Calibri" w:eastAsia="Times New Roman" w:hAnsi="Calibri" w:cs="Calibri"/>
                  <w:sz w:val="20"/>
                  <w:szCs w:val="20"/>
                </w:rPr>
                <w:t>X</w:t>
              </w:r>
            </w:ins>
          </w:p>
        </w:tc>
        <w:tc>
          <w:tcPr>
            <w:tcW w:w="0" w:type="auto"/>
            <w:vAlign w:val="center"/>
            <w:hideMark/>
          </w:tcPr>
          <w:p w14:paraId="1F5781F4" w14:textId="77777777" w:rsidR="00AA407E" w:rsidRPr="00B17ACB" w:rsidRDefault="00AA407E" w:rsidP="0016045C">
            <w:pPr>
              <w:spacing w:after="0" w:line="240" w:lineRule="auto"/>
              <w:rPr>
                <w:ins w:id="965" w:author="swolberg@amazon.com" w:date="2023-03-14T19:16:00Z"/>
                <w:rFonts w:ascii="Calibri" w:eastAsia="Times New Roman" w:hAnsi="Calibri" w:cs="Calibri"/>
                <w:sz w:val="20"/>
                <w:szCs w:val="20"/>
              </w:rPr>
            </w:pPr>
          </w:p>
        </w:tc>
        <w:tc>
          <w:tcPr>
            <w:tcW w:w="0" w:type="auto"/>
            <w:vAlign w:val="center"/>
            <w:hideMark/>
          </w:tcPr>
          <w:p w14:paraId="7B212FB9" w14:textId="77777777" w:rsidR="00AA407E" w:rsidRPr="00B17ACB" w:rsidRDefault="00AA407E" w:rsidP="0016045C">
            <w:pPr>
              <w:spacing w:after="0" w:line="240" w:lineRule="auto"/>
              <w:rPr>
                <w:ins w:id="966" w:author="swolberg@amazon.com" w:date="2023-03-14T19:16:00Z"/>
                <w:rFonts w:ascii="Calibri" w:eastAsia="Times New Roman" w:hAnsi="Calibri" w:cs="Calibri"/>
                <w:sz w:val="20"/>
                <w:szCs w:val="20"/>
              </w:rPr>
            </w:pPr>
            <w:ins w:id="967" w:author="swolberg@amazon.com" w:date="2023-03-14T19:16:00Z">
              <w:r w:rsidRPr="00B17ACB">
                <w:rPr>
                  <w:rFonts w:ascii="Calibri" w:eastAsia="Times New Roman" w:hAnsi="Calibri" w:cs="Calibri"/>
                  <w:sz w:val="20"/>
                  <w:szCs w:val="20"/>
                </w:rPr>
                <w:t>X</w:t>
              </w:r>
            </w:ins>
          </w:p>
        </w:tc>
      </w:tr>
      <w:tr w:rsidR="00AA407E" w:rsidRPr="00B17ACB" w14:paraId="7A1AD3C9" w14:textId="77777777" w:rsidTr="0016045C">
        <w:trPr>
          <w:ins w:id="968" w:author="swolberg@amazon.com" w:date="2023-03-14T19:16:00Z"/>
        </w:trPr>
        <w:tc>
          <w:tcPr>
            <w:tcW w:w="0" w:type="auto"/>
            <w:vAlign w:val="center"/>
            <w:hideMark/>
          </w:tcPr>
          <w:p w14:paraId="434F5C2F" w14:textId="77777777" w:rsidR="00AA407E" w:rsidRPr="00B17ACB" w:rsidRDefault="00AA407E" w:rsidP="0016045C">
            <w:pPr>
              <w:spacing w:after="0" w:line="240" w:lineRule="auto"/>
              <w:jc w:val="right"/>
              <w:rPr>
                <w:ins w:id="969" w:author="swolberg@amazon.com" w:date="2023-03-14T19:16:00Z"/>
                <w:rFonts w:ascii="Calibri" w:eastAsia="Times New Roman" w:hAnsi="Calibri" w:cs="Calibri"/>
                <w:sz w:val="20"/>
                <w:szCs w:val="20"/>
              </w:rPr>
            </w:pPr>
            <w:ins w:id="970" w:author="swolberg@amazon.com" w:date="2023-03-14T19:16:00Z">
              <w:r w:rsidRPr="00B17ACB">
                <w:rPr>
                  <w:rFonts w:ascii="Calibri" w:eastAsia="Times New Roman" w:hAnsi="Calibri" w:cs="Calibri"/>
                  <w:sz w:val="20"/>
                  <w:szCs w:val="20"/>
                </w:rPr>
                <w:t>9</w:t>
              </w:r>
            </w:ins>
          </w:p>
        </w:tc>
        <w:tc>
          <w:tcPr>
            <w:tcW w:w="0" w:type="auto"/>
            <w:vAlign w:val="center"/>
            <w:hideMark/>
          </w:tcPr>
          <w:p w14:paraId="56904898" w14:textId="77777777" w:rsidR="00AA407E" w:rsidRPr="00B17ACB" w:rsidRDefault="00AA407E" w:rsidP="0016045C">
            <w:pPr>
              <w:spacing w:after="0" w:line="240" w:lineRule="auto"/>
              <w:rPr>
                <w:ins w:id="971" w:author="swolberg@amazon.com" w:date="2023-03-14T19:16:00Z"/>
                <w:rFonts w:ascii="Calibri" w:eastAsia="Times New Roman" w:hAnsi="Calibri" w:cs="Calibri"/>
                <w:sz w:val="20"/>
                <w:szCs w:val="20"/>
              </w:rPr>
            </w:pPr>
            <w:ins w:id="972" w:author="swolberg@amazon.com" w:date="2023-03-14T19:16:00Z">
              <w:r w:rsidRPr="00B17ACB">
                <w:rPr>
                  <w:rFonts w:ascii="Calibri" w:eastAsia="Times New Roman" w:hAnsi="Calibri" w:cs="Calibri"/>
                  <w:sz w:val="20"/>
                  <w:szCs w:val="20"/>
                </w:rPr>
                <w:t>IDQ</w:t>
              </w:r>
            </w:ins>
          </w:p>
        </w:tc>
        <w:tc>
          <w:tcPr>
            <w:tcW w:w="0" w:type="auto"/>
            <w:vAlign w:val="center"/>
            <w:hideMark/>
          </w:tcPr>
          <w:p w14:paraId="783DE108" w14:textId="77777777" w:rsidR="00AA407E" w:rsidRPr="00B17ACB" w:rsidRDefault="00AA407E" w:rsidP="0016045C">
            <w:pPr>
              <w:spacing w:after="0" w:line="240" w:lineRule="auto"/>
              <w:rPr>
                <w:ins w:id="973" w:author="swolberg@amazon.com" w:date="2023-03-14T19:16:00Z"/>
                <w:rFonts w:ascii="Calibri" w:eastAsia="Times New Roman" w:hAnsi="Calibri" w:cs="Calibri"/>
                <w:sz w:val="20"/>
                <w:szCs w:val="20"/>
              </w:rPr>
            </w:pPr>
          </w:p>
        </w:tc>
        <w:tc>
          <w:tcPr>
            <w:tcW w:w="0" w:type="auto"/>
            <w:vAlign w:val="center"/>
            <w:hideMark/>
          </w:tcPr>
          <w:p w14:paraId="78EEECBC" w14:textId="77777777" w:rsidR="00AA407E" w:rsidRPr="00B17ACB" w:rsidRDefault="00AA407E" w:rsidP="0016045C">
            <w:pPr>
              <w:spacing w:after="0" w:line="240" w:lineRule="auto"/>
              <w:rPr>
                <w:ins w:id="974" w:author="swolberg@amazon.com" w:date="2023-03-14T19:16:00Z"/>
                <w:rFonts w:ascii="Calibri" w:eastAsia="Times New Roman" w:hAnsi="Calibri" w:cs="Calibri"/>
                <w:sz w:val="20"/>
                <w:szCs w:val="20"/>
              </w:rPr>
            </w:pPr>
            <w:ins w:id="975" w:author="swolberg@amazon.com" w:date="2023-03-14T19:16:00Z">
              <w:r w:rsidRPr="00B17ACB">
                <w:rPr>
                  <w:rFonts w:ascii="Calibri" w:eastAsia="Times New Roman" w:hAnsi="Calibri" w:cs="Calibri"/>
                  <w:sz w:val="20"/>
                  <w:szCs w:val="20"/>
                </w:rPr>
                <w:t>X</w:t>
              </w:r>
            </w:ins>
          </w:p>
        </w:tc>
        <w:tc>
          <w:tcPr>
            <w:tcW w:w="0" w:type="auto"/>
            <w:vAlign w:val="center"/>
            <w:hideMark/>
          </w:tcPr>
          <w:p w14:paraId="00FCD9D1" w14:textId="77777777" w:rsidR="00AA407E" w:rsidRPr="00B17ACB" w:rsidRDefault="00AA407E" w:rsidP="0016045C">
            <w:pPr>
              <w:spacing w:after="0" w:line="240" w:lineRule="auto"/>
              <w:rPr>
                <w:ins w:id="976" w:author="swolberg@amazon.com" w:date="2023-03-14T19:16:00Z"/>
                <w:rFonts w:ascii="Calibri" w:eastAsia="Times New Roman" w:hAnsi="Calibri" w:cs="Calibri"/>
                <w:sz w:val="20"/>
                <w:szCs w:val="20"/>
              </w:rPr>
            </w:pPr>
            <w:ins w:id="977" w:author="swolberg@amazon.com" w:date="2023-03-14T19:16:00Z">
              <w:r w:rsidRPr="00B17ACB">
                <w:rPr>
                  <w:rFonts w:ascii="Calibri" w:eastAsia="Times New Roman" w:hAnsi="Calibri" w:cs="Calibri"/>
                  <w:sz w:val="20"/>
                  <w:szCs w:val="20"/>
                </w:rPr>
                <w:t>X</w:t>
              </w:r>
            </w:ins>
          </w:p>
        </w:tc>
        <w:tc>
          <w:tcPr>
            <w:tcW w:w="0" w:type="auto"/>
            <w:vAlign w:val="center"/>
            <w:hideMark/>
          </w:tcPr>
          <w:p w14:paraId="7F3CE197" w14:textId="77777777" w:rsidR="00AA407E" w:rsidRPr="00B17ACB" w:rsidRDefault="00AA407E" w:rsidP="0016045C">
            <w:pPr>
              <w:spacing w:after="0" w:line="240" w:lineRule="auto"/>
              <w:rPr>
                <w:ins w:id="978" w:author="swolberg@amazon.com" w:date="2023-03-14T19:16:00Z"/>
                <w:rFonts w:ascii="Calibri" w:eastAsia="Times New Roman" w:hAnsi="Calibri" w:cs="Calibri"/>
                <w:sz w:val="20"/>
                <w:szCs w:val="20"/>
              </w:rPr>
            </w:pPr>
          </w:p>
        </w:tc>
        <w:tc>
          <w:tcPr>
            <w:tcW w:w="0" w:type="auto"/>
            <w:vAlign w:val="center"/>
            <w:hideMark/>
          </w:tcPr>
          <w:p w14:paraId="5DA766AD" w14:textId="77777777" w:rsidR="00AA407E" w:rsidRPr="00B17ACB" w:rsidRDefault="00AA407E" w:rsidP="0016045C">
            <w:pPr>
              <w:spacing w:after="0" w:line="240" w:lineRule="auto"/>
              <w:rPr>
                <w:ins w:id="979" w:author="swolberg@amazon.com" w:date="2023-03-14T19:16:00Z"/>
                <w:rFonts w:ascii="Calibri" w:eastAsia="Times New Roman" w:hAnsi="Calibri" w:cs="Calibri"/>
                <w:sz w:val="20"/>
                <w:szCs w:val="20"/>
              </w:rPr>
            </w:pPr>
            <w:ins w:id="980" w:author="swolberg@amazon.com" w:date="2023-03-14T19:16:00Z">
              <w:r w:rsidRPr="00B17ACB">
                <w:rPr>
                  <w:rFonts w:ascii="Calibri" w:eastAsia="Times New Roman" w:hAnsi="Calibri" w:cs="Calibri"/>
                  <w:sz w:val="20"/>
                  <w:szCs w:val="20"/>
                </w:rPr>
                <w:t>X</w:t>
              </w:r>
            </w:ins>
          </w:p>
        </w:tc>
      </w:tr>
      <w:tr w:rsidR="00AA407E" w:rsidRPr="00B17ACB" w14:paraId="3E67BBFE" w14:textId="77777777" w:rsidTr="0016045C">
        <w:trPr>
          <w:ins w:id="981" w:author="swolberg@amazon.com" w:date="2023-03-14T19:16:00Z"/>
        </w:trPr>
        <w:tc>
          <w:tcPr>
            <w:tcW w:w="0" w:type="auto"/>
            <w:vAlign w:val="center"/>
            <w:hideMark/>
          </w:tcPr>
          <w:p w14:paraId="723BB729" w14:textId="77777777" w:rsidR="00AA407E" w:rsidRPr="00B17ACB" w:rsidRDefault="00AA407E" w:rsidP="0016045C">
            <w:pPr>
              <w:spacing w:after="0" w:line="240" w:lineRule="auto"/>
              <w:jc w:val="right"/>
              <w:rPr>
                <w:ins w:id="982" w:author="swolberg@amazon.com" w:date="2023-03-14T19:16:00Z"/>
                <w:rFonts w:ascii="Calibri" w:eastAsia="Times New Roman" w:hAnsi="Calibri" w:cs="Calibri"/>
                <w:sz w:val="20"/>
                <w:szCs w:val="20"/>
              </w:rPr>
            </w:pPr>
            <w:ins w:id="983" w:author="swolberg@amazon.com" w:date="2023-03-14T19:16:00Z">
              <w:r w:rsidRPr="00B17ACB">
                <w:rPr>
                  <w:rFonts w:ascii="Calibri" w:eastAsia="Times New Roman" w:hAnsi="Calibri" w:cs="Calibri"/>
                  <w:sz w:val="20"/>
                  <w:szCs w:val="20"/>
                </w:rPr>
                <w:t>10</w:t>
              </w:r>
            </w:ins>
          </w:p>
        </w:tc>
        <w:tc>
          <w:tcPr>
            <w:tcW w:w="0" w:type="auto"/>
            <w:vAlign w:val="center"/>
            <w:hideMark/>
          </w:tcPr>
          <w:p w14:paraId="77EE8485" w14:textId="77777777" w:rsidR="00AA407E" w:rsidRPr="00B17ACB" w:rsidRDefault="00AA407E" w:rsidP="0016045C">
            <w:pPr>
              <w:spacing w:after="0" w:line="240" w:lineRule="auto"/>
              <w:rPr>
                <w:ins w:id="984" w:author="swolberg@amazon.com" w:date="2023-03-14T19:16:00Z"/>
                <w:rFonts w:ascii="Calibri" w:eastAsia="Times New Roman" w:hAnsi="Calibri" w:cs="Calibri"/>
                <w:sz w:val="20"/>
                <w:szCs w:val="20"/>
              </w:rPr>
            </w:pPr>
            <w:ins w:id="985" w:author="swolberg@amazon.com" w:date="2023-03-14T19:16:00Z">
              <w:r w:rsidRPr="00B17ACB">
                <w:rPr>
                  <w:rFonts w:ascii="Calibri" w:eastAsia="Times New Roman" w:hAnsi="Calibri" w:cs="Calibri"/>
                  <w:sz w:val="20"/>
                  <w:szCs w:val="20"/>
                </w:rPr>
                <w:t>Inventory</w:t>
              </w:r>
            </w:ins>
          </w:p>
        </w:tc>
        <w:tc>
          <w:tcPr>
            <w:tcW w:w="0" w:type="auto"/>
            <w:vAlign w:val="center"/>
            <w:hideMark/>
          </w:tcPr>
          <w:p w14:paraId="145EE06C" w14:textId="77777777" w:rsidR="00AA407E" w:rsidRPr="00B17ACB" w:rsidRDefault="00AA407E" w:rsidP="0016045C">
            <w:pPr>
              <w:spacing w:after="0" w:line="240" w:lineRule="auto"/>
              <w:rPr>
                <w:ins w:id="986" w:author="swolberg@amazon.com" w:date="2023-03-14T19:16:00Z"/>
                <w:rFonts w:ascii="Calibri" w:eastAsia="Times New Roman" w:hAnsi="Calibri" w:cs="Calibri"/>
                <w:sz w:val="20"/>
                <w:szCs w:val="20"/>
              </w:rPr>
            </w:pPr>
          </w:p>
        </w:tc>
        <w:tc>
          <w:tcPr>
            <w:tcW w:w="0" w:type="auto"/>
            <w:vAlign w:val="center"/>
            <w:hideMark/>
          </w:tcPr>
          <w:p w14:paraId="16D45DB0" w14:textId="77777777" w:rsidR="00AA407E" w:rsidRPr="00B17ACB" w:rsidRDefault="00AA407E" w:rsidP="0016045C">
            <w:pPr>
              <w:spacing w:after="0" w:line="240" w:lineRule="auto"/>
              <w:rPr>
                <w:ins w:id="987" w:author="swolberg@amazon.com" w:date="2023-03-14T19:16:00Z"/>
                <w:rFonts w:ascii="Calibri" w:eastAsia="Times New Roman" w:hAnsi="Calibri" w:cs="Calibri"/>
                <w:sz w:val="20"/>
                <w:szCs w:val="20"/>
              </w:rPr>
            </w:pPr>
            <w:ins w:id="988" w:author="swolberg@amazon.com" w:date="2023-03-14T19:16:00Z">
              <w:r w:rsidRPr="00B17ACB">
                <w:rPr>
                  <w:rFonts w:ascii="Calibri" w:eastAsia="Times New Roman" w:hAnsi="Calibri" w:cs="Calibri"/>
                  <w:sz w:val="20"/>
                  <w:szCs w:val="20"/>
                </w:rPr>
                <w:t>X</w:t>
              </w:r>
            </w:ins>
          </w:p>
        </w:tc>
        <w:tc>
          <w:tcPr>
            <w:tcW w:w="0" w:type="auto"/>
            <w:vAlign w:val="center"/>
            <w:hideMark/>
          </w:tcPr>
          <w:p w14:paraId="6C1AE33B" w14:textId="77777777" w:rsidR="00AA407E" w:rsidRPr="00B17ACB" w:rsidRDefault="00AA407E" w:rsidP="0016045C">
            <w:pPr>
              <w:spacing w:after="0" w:line="240" w:lineRule="auto"/>
              <w:rPr>
                <w:ins w:id="989" w:author="swolberg@amazon.com" w:date="2023-03-14T19:16:00Z"/>
                <w:rFonts w:ascii="Calibri" w:eastAsia="Times New Roman" w:hAnsi="Calibri" w:cs="Calibri"/>
                <w:sz w:val="20"/>
                <w:szCs w:val="20"/>
              </w:rPr>
            </w:pPr>
            <w:ins w:id="990" w:author="swolberg@amazon.com" w:date="2023-03-14T19:16:00Z">
              <w:r w:rsidRPr="00B17ACB">
                <w:rPr>
                  <w:rFonts w:ascii="Calibri" w:eastAsia="Times New Roman" w:hAnsi="Calibri" w:cs="Calibri"/>
                  <w:sz w:val="20"/>
                  <w:szCs w:val="20"/>
                </w:rPr>
                <w:t>X</w:t>
              </w:r>
            </w:ins>
          </w:p>
        </w:tc>
        <w:tc>
          <w:tcPr>
            <w:tcW w:w="0" w:type="auto"/>
            <w:vAlign w:val="center"/>
            <w:hideMark/>
          </w:tcPr>
          <w:p w14:paraId="5E8C3469" w14:textId="77777777" w:rsidR="00AA407E" w:rsidRPr="00B17ACB" w:rsidRDefault="00AA407E" w:rsidP="0016045C">
            <w:pPr>
              <w:spacing w:after="0" w:line="240" w:lineRule="auto"/>
              <w:rPr>
                <w:ins w:id="991" w:author="swolberg@amazon.com" w:date="2023-03-14T19:16:00Z"/>
                <w:rFonts w:ascii="Calibri" w:eastAsia="Times New Roman" w:hAnsi="Calibri" w:cs="Calibri"/>
                <w:sz w:val="20"/>
                <w:szCs w:val="20"/>
              </w:rPr>
            </w:pPr>
          </w:p>
        </w:tc>
        <w:tc>
          <w:tcPr>
            <w:tcW w:w="0" w:type="auto"/>
            <w:vAlign w:val="center"/>
            <w:hideMark/>
          </w:tcPr>
          <w:p w14:paraId="43C3823A" w14:textId="77777777" w:rsidR="00AA407E" w:rsidRPr="00B17ACB" w:rsidRDefault="00AA407E" w:rsidP="0016045C">
            <w:pPr>
              <w:spacing w:after="0" w:line="240" w:lineRule="auto"/>
              <w:rPr>
                <w:ins w:id="992" w:author="swolberg@amazon.com" w:date="2023-03-14T19:16:00Z"/>
                <w:rFonts w:ascii="Calibri" w:eastAsia="Times New Roman" w:hAnsi="Calibri" w:cs="Calibri"/>
                <w:sz w:val="20"/>
                <w:szCs w:val="20"/>
              </w:rPr>
            </w:pPr>
            <w:ins w:id="993" w:author="swolberg@amazon.com" w:date="2023-03-14T19:16:00Z">
              <w:r w:rsidRPr="00B17ACB">
                <w:rPr>
                  <w:rFonts w:ascii="Calibri" w:eastAsia="Times New Roman" w:hAnsi="Calibri" w:cs="Calibri"/>
                  <w:sz w:val="20"/>
                  <w:szCs w:val="20"/>
                </w:rPr>
                <w:t>X</w:t>
              </w:r>
            </w:ins>
          </w:p>
        </w:tc>
      </w:tr>
    </w:tbl>
    <w:p w14:paraId="2CA3DFB5" w14:textId="77777777" w:rsidR="00AA407E" w:rsidRPr="00B17ACB" w:rsidRDefault="00AA407E" w:rsidP="00AA407E">
      <w:pPr>
        <w:spacing w:after="0" w:line="240" w:lineRule="auto"/>
        <w:rPr>
          <w:ins w:id="994" w:author="swolberg@amazon.com" w:date="2023-03-14T19:16:00Z"/>
          <w:rFonts w:ascii="Calibri" w:eastAsia="Times New Roman" w:hAnsi="Calibri" w:cs="Calibri"/>
          <w:sz w:val="20"/>
          <w:szCs w:val="20"/>
        </w:rPr>
      </w:pPr>
      <w:ins w:id="995" w:author="swolberg@amazon.com" w:date="2023-03-14T19:16:00Z">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lastRenderedPageBreak/>
          <w:t>Appendix:</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"https://quip-amazon.com/-/blob/cWb9AApdWqG/3DdMlxA8KdHxRPPSyuZezg?name=SIM%20data%20analysis.xlsx&amp;s=7xlbAa15tQPg" </w:instrText>
        </w:r>
        <w:r w:rsidRPr="00B17ACB">
          <w:rPr>
            <w:rFonts w:ascii="Calibri" w:eastAsia="Times New Roman" w:hAnsi="Calibri" w:cs="Calibri"/>
            <w:sz w:val="20"/>
            <w:szCs w:val="20"/>
          </w:rPr>
          <w:fldChar w:fldCharType="separate"/>
        </w:r>
        <w:r w:rsidRPr="00B17ACB">
          <w:rPr>
            <w:rFonts w:ascii="Calibri" w:eastAsia="Times New Roman" w:hAnsi="Calibri" w:cs="Calibri"/>
            <w:color w:val="0000FF"/>
            <w:sz w:val="20"/>
            <w:szCs w:val="20"/>
            <w:u w:val="single"/>
          </w:rPr>
          <w:t>SIM data analysis.xlsx</w:t>
        </w:r>
        <w:r w:rsidRPr="00B17ACB">
          <w:rPr>
            <w:rFonts w:ascii="Calibri" w:eastAsia="Times New Roman" w:hAnsi="Calibri" w:cs="Calibri"/>
            <w:sz w:val="20"/>
            <w:szCs w:val="20"/>
          </w:rPr>
          <w:fldChar w:fldCharType="end"/>
        </w:r>
        <w:r w:rsidRPr="00B17ACB">
          <w:rPr>
            <w:rFonts w:ascii="Calibri" w:eastAsia="Times New Roman" w:hAnsi="Calibri" w:cs="Calibri"/>
            <w:sz w:val="20"/>
            <w:szCs w:val="20"/>
          </w:rPr>
          <w:t xml:space="preserve"> </w:t>
        </w:r>
        <w:r w:rsidRPr="00B17ACB">
          <w:rPr>
            <w:rFonts w:ascii="Calibri" w:eastAsia="Times New Roman" w:hAnsi="Calibri" w:cs="Calibri"/>
            <w:sz w:val="20"/>
            <w:szCs w:val="20"/>
          </w:rPr>
          <w:br/>
        </w:r>
        <w:r w:rsidRPr="00B17ACB">
          <w:rPr>
            <w:rFonts w:ascii="Calibri" w:eastAsia="Times New Roman" w:hAnsi="Calibri" w:cs="Calibri"/>
            <w:sz w:val="20"/>
            <w:szCs w:val="20"/>
          </w:rPr>
          <w:br/>
          <w:t>US metrics POC:</w:t>
        </w:r>
        <w:r w:rsidRPr="00B17ACB">
          <w:rPr>
            <w:rFonts w:ascii="Calibri" w:eastAsia="Times New Roman" w:hAnsi="Calibri" w:cs="Calibri"/>
            <w:sz w:val="20"/>
            <w:szCs w:val="20"/>
          </w:rPr>
          <w:br/>
          <w:t xml:space="preserve">Buying/Confirmation Rate/Fill Rate - </w:t>
        </w:r>
        <w:proofErr w:type="spellStart"/>
        <w:r w:rsidRPr="00B17ACB">
          <w:rPr>
            <w:rFonts w:ascii="Calibri" w:eastAsia="Times New Roman" w:hAnsi="Calibri" w:cs="Calibri"/>
            <w:sz w:val="20"/>
            <w:szCs w:val="20"/>
          </w:rPr>
          <w:t>kiritmar</w:t>
        </w:r>
        <w:proofErr w:type="spellEnd"/>
        <w:r w:rsidRPr="00B17ACB">
          <w:rPr>
            <w:rFonts w:ascii="Calibri" w:eastAsia="Times New Roman" w:hAnsi="Calibri" w:cs="Calibri"/>
            <w:sz w:val="20"/>
            <w:szCs w:val="20"/>
          </w:rPr>
          <w:t xml:space="preserve">, </w:t>
        </w:r>
        <w:r w:rsidRPr="00B17ACB">
          <w:rPr>
            <w:rFonts w:ascii="Calibri" w:eastAsia="Times New Roman" w:hAnsi="Calibri" w:cs="Calibri"/>
            <w:sz w:val="20"/>
            <w:szCs w:val="20"/>
          </w:rPr>
          <w:fldChar w:fldCharType="begin"/>
        </w:r>
        <w:r w:rsidRPr="00B17ACB">
          <w:rPr>
            <w:rFonts w:ascii="Calibri" w:eastAsia="Times New Roman" w:hAnsi="Calibri" w:cs="Calibri"/>
            <w:sz w:val="20"/>
            <w:szCs w:val="20"/>
          </w:rPr>
          <w:instrText xml:space="preserve"> HYPERLINK "mailto:amybux@amazon.co" </w:instrText>
        </w:r>
        <w:r w:rsidRPr="00B17ACB">
          <w:rPr>
            <w:rFonts w:ascii="Calibri" w:eastAsia="Times New Roman" w:hAnsi="Calibri" w:cs="Calibri"/>
            <w:sz w:val="20"/>
            <w:szCs w:val="20"/>
          </w:rPr>
          <w:fldChar w:fldCharType="separate"/>
        </w:r>
        <w:proofErr w:type="spellStart"/>
        <w:r w:rsidRPr="00B17ACB">
          <w:rPr>
            <w:rFonts w:ascii="Calibri" w:eastAsia="Times New Roman" w:hAnsi="Calibri" w:cs="Calibri"/>
            <w:color w:val="0000FF"/>
            <w:sz w:val="20"/>
            <w:szCs w:val="20"/>
            <w:u w:val="single"/>
          </w:rPr>
          <w:t>amybux</w:t>
        </w:r>
        <w:proofErr w:type="spellEnd"/>
        <w:r w:rsidRPr="00B17ACB">
          <w:rPr>
            <w:rFonts w:ascii="Calibri" w:eastAsia="Times New Roman" w:hAnsi="Calibri" w:cs="Calibri"/>
            <w:sz w:val="20"/>
            <w:szCs w:val="20"/>
          </w:rPr>
          <w:fldChar w:fldCharType="end"/>
        </w:r>
        <w:r w:rsidRPr="00B17ACB">
          <w:rPr>
            <w:rFonts w:ascii="Calibri" w:eastAsia="Times New Roman" w:hAnsi="Calibri" w:cs="Calibri"/>
            <w:sz w:val="20"/>
            <w:szCs w:val="20"/>
          </w:rPr>
          <w:br/>
          <w:t xml:space="preserve">OIH/Inventory Health - </w:t>
        </w:r>
        <w:proofErr w:type="spellStart"/>
        <w:r w:rsidRPr="00B17ACB">
          <w:rPr>
            <w:rFonts w:ascii="Calibri" w:eastAsia="Times New Roman" w:hAnsi="Calibri" w:cs="Calibri"/>
            <w:sz w:val="20"/>
            <w:szCs w:val="20"/>
          </w:rPr>
          <w:t>kenthoff</w:t>
        </w:r>
        <w:proofErr w:type="spellEnd"/>
        <w:r w:rsidRPr="00B17ACB">
          <w:rPr>
            <w:rFonts w:ascii="Calibri" w:eastAsia="Times New Roman" w:hAnsi="Calibri" w:cs="Calibri"/>
            <w:sz w:val="20"/>
            <w:szCs w:val="20"/>
          </w:rPr>
          <w:t xml:space="preserve">, </w:t>
        </w:r>
        <w:proofErr w:type="spellStart"/>
        <w:r w:rsidRPr="00B17ACB">
          <w:rPr>
            <w:rFonts w:ascii="Calibri" w:eastAsia="Times New Roman" w:hAnsi="Calibri" w:cs="Calibri"/>
            <w:sz w:val="20"/>
            <w:szCs w:val="20"/>
          </w:rPr>
          <w:t>lastew</w:t>
        </w:r>
        <w:proofErr w:type="spellEnd"/>
        <w:r w:rsidRPr="00B17ACB">
          <w:rPr>
            <w:rFonts w:ascii="Calibri" w:eastAsia="Times New Roman" w:hAnsi="Calibri" w:cs="Calibri"/>
            <w:sz w:val="20"/>
            <w:szCs w:val="20"/>
          </w:rPr>
          <w:br/>
          <w:t xml:space="preserve">VLT - </w:t>
        </w:r>
        <w:proofErr w:type="spellStart"/>
        <w:r w:rsidRPr="00B17ACB">
          <w:rPr>
            <w:rFonts w:ascii="Calibri" w:eastAsia="Times New Roman" w:hAnsi="Calibri" w:cs="Calibri"/>
            <w:sz w:val="20"/>
            <w:szCs w:val="20"/>
          </w:rPr>
          <w:t>shreeven</w:t>
        </w:r>
        <w:proofErr w:type="spellEnd"/>
        <w:r w:rsidRPr="00B17ACB">
          <w:rPr>
            <w:rFonts w:ascii="Calibri" w:eastAsia="Times New Roman" w:hAnsi="Calibri" w:cs="Calibri"/>
            <w:sz w:val="20"/>
            <w:szCs w:val="20"/>
          </w:rPr>
          <w:t xml:space="preserve">, </w:t>
        </w:r>
        <w:proofErr w:type="spellStart"/>
        <w:r w:rsidRPr="00B17ACB">
          <w:rPr>
            <w:rFonts w:ascii="Calibri" w:eastAsia="Times New Roman" w:hAnsi="Calibri" w:cs="Calibri"/>
            <w:sz w:val="20"/>
            <w:szCs w:val="20"/>
          </w:rPr>
          <w:t>lws</w:t>
        </w:r>
        <w:proofErr w:type="spellEnd"/>
        <w:r w:rsidRPr="00B17ACB">
          <w:rPr>
            <w:rFonts w:ascii="Calibri" w:eastAsia="Times New Roman" w:hAnsi="Calibri" w:cs="Calibri"/>
            <w:sz w:val="20"/>
            <w:szCs w:val="20"/>
          </w:rPr>
          <w:br/>
          <w:t xml:space="preserve">BBFTI/ROOS/PC SIC FTI - </w:t>
        </w:r>
        <w:proofErr w:type="spellStart"/>
        <w:r w:rsidRPr="00B17ACB">
          <w:rPr>
            <w:rFonts w:ascii="Calibri" w:eastAsia="Times New Roman" w:hAnsi="Calibri" w:cs="Calibri"/>
            <w:sz w:val="20"/>
            <w:szCs w:val="20"/>
          </w:rPr>
          <w:t>kgreenin</w:t>
        </w:r>
        <w:proofErr w:type="spellEnd"/>
        <w:r w:rsidRPr="00B17ACB">
          <w:rPr>
            <w:rFonts w:ascii="Calibri" w:eastAsia="Times New Roman" w:hAnsi="Calibri" w:cs="Calibri"/>
            <w:sz w:val="20"/>
            <w:szCs w:val="20"/>
          </w:rPr>
          <w:t xml:space="preserve">, </w:t>
        </w:r>
        <w:proofErr w:type="spellStart"/>
        <w:r w:rsidRPr="00B17ACB">
          <w:rPr>
            <w:rFonts w:ascii="Calibri" w:eastAsia="Times New Roman" w:hAnsi="Calibri" w:cs="Calibri"/>
            <w:sz w:val="20"/>
            <w:szCs w:val="20"/>
          </w:rPr>
          <w:t>samcr</w:t>
        </w:r>
        <w:proofErr w:type="spellEnd"/>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br/>
          <w:t>EU metrics POC:</w:t>
        </w:r>
        <w:r w:rsidRPr="00B17ACB">
          <w:rPr>
            <w:rFonts w:ascii="Calibri" w:eastAsia="Times New Roman" w:hAnsi="Calibri" w:cs="Calibri"/>
            <w:sz w:val="20"/>
            <w:szCs w:val="20"/>
          </w:rPr>
          <w:br/>
          <w:t xml:space="preserve">Buying/Confirmation Rate/Fill Rate - </w:t>
        </w:r>
        <w:proofErr w:type="spellStart"/>
        <w:r w:rsidRPr="00B17ACB">
          <w:rPr>
            <w:rFonts w:ascii="Calibri" w:eastAsia="Times New Roman" w:hAnsi="Calibri" w:cs="Calibri"/>
            <w:sz w:val="20"/>
            <w:szCs w:val="20"/>
          </w:rPr>
          <w:t>arnabrak</w:t>
        </w:r>
        <w:proofErr w:type="spellEnd"/>
        <w:r w:rsidRPr="00B17ACB">
          <w:rPr>
            <w:rFonts w:ascii="Calibri" w:eastAsia="Times New Roman" w:hAnsi="Calibri" w:cs="Calibri"/>
            <w:sz w:val="20"/>
            <w:szCs w:val="20"/>
          </w:rPr>
          <w:br/>
          <w:t xml:space="preserve">SCOT POC: </w:t>
        </w:r>
        <w:proofErr w:type="spellStart"/>
        <w:r w:rsidRPr="00B17ACB">
          <w:rPr>
            <w:rFonts w:ascii="Calibri" w:eastAsia="Times New Roman" w:hAnsi="Calibri" w:cs="Calibri"/>
            <w:sz w:val="20"/>
            <w:szCs w:val="20"/>
          </w:rPr>
          <w:t>sammilan</w:t>
        </w:r>
        <w:proofErr w:type="spellEnd"/>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br/>
          <w:t xml:space="preserve">Some other observations: </w:t>
        </w:r>
        <w:r w:rsidRPr="00B17ACB">
          <w:rPr>
            <w:rFonts w:ascii="Calibri" w:eastAsia="Times New Roman" w:hAnsi="Calibri" w:cs="Calibri"/>
            <w:sz w:val="20"/>
            <w:szCs w:val="20"/>
          </w:rPr>
          <w:br/>
          <w:t xml:space="preserve">We have found replying in SIM or wiki don’t help every single users. Most users are </w:t>
        </w:r>
        <w:proofErr w:type="spellStart"/>
        <w:r w:rsidRPr="00B17ACB">
          <w:rPr>
            <w:rFonts w:ascii="Calibri" w:eastAsia="Times New Roman" w:hAnsi="Calibri" w:cs="Calibri"/>
            <w:sz w:val="20"/>
            <w:szCs w:val="20"/>
          </w:rPr>
          <w:t>satificated</w:t>
        </w:r>
        <w:proofErr w:type="spellEnd"/>
        <w:r w:rsidRPr="00B17ACB">
          <w:rPr>
            <w:rFonts w:ascii="Calibri" w:eastAsia="Times New Roman" w:hAnsi="Calibri" w:cs="Calibri"/>
            <w:sz w:val="20"/>
            <w:szCs w:val="20"/>
          </w:rPr>
          <w:t xml:space="preserve"> with office hours which we can in person provide support to their specific question. To be scalable on this, we need SME to further help provide customer support there. </w:t>
        </w:r>
        <w:r w:rsidRPr="00B17ACB">
          <w:rPr>
            <w:rFonts w:ascii="Calibri" w:eastAsia="Times New Roman" w:hAnsi="Calibri" w:cs="Calibri"/>
            <w:sz w:val="20"/>
            <w:szCs w:val="20"/>
          </w:rPr>
          <w:br/>
        </w:r>
        <w:r w:rsidRPr="00B17ACB">
          <w:rPr>
            <w:rFonts w:ascii="Calibri" w:eastAsia="Times New Roman" w:hAnsi="Calibri" w:cs="Calibri"/>
            <w:sz w:val="20"/>
            <w:szCs w:val="20"/>
          </w:rPr>
          <w:br/>
          <w:t xml:space="preserve">Challenge facing while analyzing SIM data. </w:t>
        </w:r>
      </w:ins>
    </w:p>
    <w:p w14:paraId="25C9F3D4" w14:textId="77777777" w:rsidR="00AA407E" w:rsidRPr="00B17ACB" w:rsidRDefault="00AA407E" w:rsidP="00AA407E">
      <w:pPr>
        <w:numPr>
          <w:ilvl w:val="0"/>
          <w:numId w:val="11"/>
        </w:numPr>
        <w:spacing w:before="100" w:beforeAutospacing="1" w:after="100" w:afterAutospacing="1" w:line="240" w:lineRule="auto"/>
        <w:rPr>
          <w:ins w:id="996" w:author="swolberg@amazon.com" w:date="2023-03-14T19:16:00Z"/>
          <w:rFonts w:ascii="Calibri" w:eastAsia="Times New Roman" w:hAnsi="Calibri" w:cs="Calibri"/>
          <w:sz w:val="20"/>
          <w:szCs w:val="20"/>
        </w:rPr>
      </w:pPr>
      <w:ins w:id="997" w:author="swolberg@amazon.com" w:date="2023-03-14T19:16:00Z">
        <w:r w:rsidRPr="00B17ACB">
          <w:rPr>
            <w:rFonts w:ascii="Calibri" w:eastAsia="Times New Roman" w:hAnsi="Calibri" w:cs="Calibri"/>
            <w:sz w:val="20"/>
            <w:szCs w:val="20"/>
          </w:rPr>
          <w:t>Manual: no label of SIM data. It requires some manual work.</w:t>
        </w:r>
      </w:ins>
    </w:p>
    <w:p w14:paraId="4F9BD405" w14:textId="77777777" w:rsidR="00AA407E" w:rsidRPr="00B17ACB" w:rsidRDefault="00AA407E" w:rsidP="00AA407E">
      <w:pPr>
        <w:numPr>
          <w:ilvl w:val="0"/>
          <w:numId w:val="11"/>
        </w:numPr>
        <w:spacing w:before="100" w:beforeAutospacing="1" w:after="100" w:afterAutospacing="1" w:line="240" w:lineRule="auto"/>
        <w:rPr>
          <w:ins w:id="998" w:author="swolberg@amazon.com" w:date="2023-03-14T19:16:00Z"/>
          <w:rFonts w:ascii="Calibri" w:eastAsia="Times New Roman" w:hAnsi="Calibri" w:cs="Calibri"/>
          <w:sz w:val="20"/>
          <w:szCs w:val="20"/>
        </w:rPr>
      </w:pPr>
      <w:ins w:id="999" w:author="swolberg@amazon.com" w:date="2023-03-14T19:16:00Z">
        <w:r w:rsidRPr="00B17ACB">
          <w:rPr>
            <w:rFonts w:ascii="Calibri" w:eastAsia="Times New Roman" w:hAnsi="Calibri" w:cs="Calibri"/>
            <w:sz w:val="20"/>
            <w:szCs w:val="20"/>
          </w:rPr>
          <w:t xml:space="preserve">If leverage ML, text analysis, </w:t>
        </w:r>
      </w:ins>
    </w:p>
    <w:p w14:paraId="2821B303" w14:textId="77777777" w:rsidR="00AA407E" w:rsidRPr="00B17ACB" w:rsidRDefault="00AA407E" w:rsidP="00AA407E">
      <w:pPr>
        <w:numPr>
          <w:ilvl w:val="1"/>
          <w:numId w:val="12"/>
        </w:numPr>
        <w:spacing w:before="100" w:beforeAutospacing="1" w:after="100" w:afterAutospacing="1" w:line="240" w:lineRule="auto"/>
        <w:ind w:left="1440" w:hanging="360"/>
        <w:rPr>
          <w:ins w:id="1000" w:author="swolberg@amazon.com" w:date="2023-03-14T19:16:00Z"/>
          <w:rFonts w:ascii="Calibri" w:eastAsia="Times New Roman" w:hAnsi="Calibri" w:cs="Calibri"/>
          <w:sz w:val="20"/>
          <w:szCs w:val="20"/>
        </w:rPr>
      </w:pPr>
      <w:ins w:id="1001" w:author="swolberg@amazon.com" w:date="2023-03-14T19:16:00Z">
        <w:r w:rsidRPr="00B17ACB">
          <w:rPr>
            <w:rFonts w:ascii="Calibri" w:eastAsia="Times New Roman" w:hAnsi="Calibri" w:cs="Calibri"/>
            <w:sz w:val="20"/>
            <w:szCs w:val="20"/>
          </w:rPr>
          <w:t xml:space="preserve">explore science approach, python → IR2 not that success. Model accuracy is a big concern, given similar text may have different root cause </w:t>
        </w:r>
      </w:ins>
    </w:p>
    <w:p w14:paraId="2FDD42D9" w14:textId="77777777" w:rsidR="00AA407E" w:rsidRPr="00C216CE" w:rsidRDefault="00AA407E" w:rsidP="00AA407E">
      <w:pPr>
        <w:numPr>
          <w:ilvl w:val="0"/>
          <w:numId w:val="12"/>
        </w:numPr>
        <w:spacing w:before="100" w:beforeAutospacing="1" w:after="100" w:afterAutospacing="1" w:line="240" w:lineRule="auto"/>
        <w:rPr>
          <w:ins w:id="1002" w:author="swolberg@amazon.com" w:date="2023-03-14T19:16:00Z"/>
          <w:rFonts w:ascii="Calibri" w:eastAsia="Times New Roman" w:hAnsi="Calibri" w:cs="Calibri"/>
          <w:sz w:val="20"/>
          <w:szCs w:val="20"/>
        </w:rPr>
      </w:pPr>
      <w:ins w:id="1003" w:author="swolberg@amazon.com" w:date="2023-03-14T19:16:00Z">
        <w:r w:rsidRPr="00B17ACB">
          <w:rPr>
            <w:rFonts w:ascii="Calibri" w:eastAsia="Times New Roman" w:hAnsi="Calibri" w:cs="Calibri"/>
            <w:sz w:val="20"/>
            <w:szCs w:val="20"/>
          </w:rPr>
          <w:t>What’s other approach to scale this? Chat GPT?</w:t>
        </w:r>
      </w:ins>
    </w:p>
    <w:p w14:paraId="565A409E" w14:textId="77777777" w:rsidR="00AA407E" w:rsidRPr="00C216CE" w:rsidRDefault="00A56A52" w:rsidP="00AA407E">
      <w:pPr>
        <w:spacing w:after="0" w:line="240" w:lineRule="auto"/>
        <w:rPr>
          <w:ins w:id="1004" w:author="swolberg@amazon.com" w:date="2023-03-14T19:16:00Z"/>
          <w:rFonts w:ascii="Calibri" w:eastAsia="Times New Roman" w:hAnsi="Calibri" w:cs="Calibri"/>
          <w:sz w:val="20"/>
          <w:szCs w:val="20"/>
        </w:rPr>
      </w:pPr>
      <w:ins w:id="1005" w:author="swolberg@amazon.com" w:date="2023-03-14T19:16:00Z">
        <w:r>
          <w:rPr>
            <w:rFonts w:ascii="Calibri" w:eastAsia="Times New Roman" w:hAnsi="Calibri" w:cs="Calibri"/>
            <w:sz w:val="20"/>
            <w:szCs w:val="20"/>
          </w:rPr>
          <w:pict w14:anchorId="2E6A1558">
            <v:rect id="_x0000_i1025" style="width:0;height:1.5pt" o:hralign="center" o:hrstd="t" o:hr="t" fillcolor="#a0a0a0" stroked="f"/>
          </w:pict>
        </w:r>
      </w:ins>
    </w:p>
    <w:p w14:paraId="5F6DD9AB" w14:textId="77777777" w:rsidR="00AA407E" w:rsidRPr="00C216CE" w:rsidRDefault="00AA407E" w:rsidP="00AA407E">
      <w:pPr>
        <w:numPr>
          <w:ilvl w:val="0"/>
          <w:numId w:val="13"/>
        </w:numPr>
        <w:spacing w:before="100" w:beforeAutospacing="1" w:after="100" w:afterAutospacing="1" w:line="240" w:lineRule="auto"/>
        <w:rPr>
          <w:ins w:id="1006" w:author="swolberg@amazon.com" w:date="2023-03-14T19:16:00Z"/>
          <w:rFonts w:ascii="Calibri" w:eastAsia="Times New Roman" w:hAnsi="Calibri" w:cs="Calibri"/>
          <w:sz w:val="20"/>
          <w:szCs w:val="20"/>
        </w:rPr>
      </w:pPr>
      <w:ins w:id="1007" w:author="swolberg@amazon.com" w:date="2023-03-14T19:16:00Z">
        <w:r w:rsidRPr="00C216CE">
          <w:rPr>
            <w:rFonts w:ascii="Calibri" w:eastAsia="Times New Roman" w:hAnsi="Calibri" w:cs="Calibri"/>
            <w:b/>
            <w:bCs/>
            <w:sz w:val="20"/>
            <w:szCs w:val="20"/>
          </w:rPr>
          <w:t xml:space="preserve">what are those issues </w:t>
        </w:r>
      </w:ins>
    </w:p>
    <w:p w14:paraId="14446105" w14:textId="77777777" w:rsidR="00AA407E" w:rsidRPr="00B17ACB" w:rsidRDefault="00AA407E" w:rsidP="00AA407E">
      <w:pPr>
        <w:numPr>
          <w:ilvl w:val="0"/>
          <w:numId w:val="13"/>
        </w:numPr>
        <w:spacing w:before="100" w:beforeAutospacing="1" w:after="100" w:afterAutospacing="1" w:line="240" w:lineRule="auto"/>
        <w:rPr>
          <w:ins w:id="1008" w:author="swolberg@amazon.com" w:date="2023-03-14T19:16:00Z"/>
          <w:rFonts w:ascii="Calibri" w:eastAsia="Times New Roman" w:hAnsi="Calibri" w:cs="Calibri"/>
          <w:sz w:val="20"/>
          <w:szCs w:val="20"/>
        </w:rPr>
      </w:pPr>
      <w:ins w:id="1009" w:author="swolberg@amazon.com" w:date="2023-03-14T19:16:00Z">
        <w:r w:rsidRPr="00B17ACB">
          <w:rPr>
            <w:rFonts w:ascii="Calibri" w:eastAsia="Times New Roman" w:hAnsi="Calibri" w:cs="Calibri"/>
            <w:b/>
            <w:bCs/>
            <w:sz w:val="20"/>
            <w:szCs w:val="20"/>
          </w:rPr>
          <w:t>priority</w:t>
        </w:r>
      </w:ins>
    </w:p>
    <w:p w14:paraId="1E4AC5E0" w14:textId="77777777" w:rsidR="00AA407E" w:rsidRPr="00B17ACB" w:rsidRDefault="00AA407E" w:rsidP="00AA407E">
      <w:pPr>
        <w:spacing w:after="0" w:line="240" w:lineRule="auto"/>
        <w:rPr>
          <w:ins w:id="1010" w:author="swolberg@amazon.com" w:date="2023-03-14T19:16:00Z"/>
          <w:rFonts w:ascii="Calibri" w:eastAsia="Times New Roman" w:hAnsi="Calibri" w:cs="Calibri"/>
          <w:sz w:val="20"/>
          <w:szCs w:val="20"/>
        </w:rPr>
      </w:pPr>
      <w:ins w:id="1011" w:author="swolberg@amazon.com" w:date="2023-03-14T19:16:00Z">
        <w:r w:rsidRPr="00B17ACB">
          <w:rPr>
            <w:rFonts w:ascii="Calibri" w:eastAsia="Times New Roman" w:hAnsi="Calibri" w:cs="Calibri"/>
            <w:sz w:val="20"/>
            <w:szCs w:val="20"/>
          </w:rPr>
          <w:t>number SIM or impact?</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Data Quality issue:</w:t>
        </w:r>
        <w:r w:rsidRPr="00B17ACB">
          <w:rPr>
            <w:rFonts w:ascii="Calibri" w:eastAsia="Times New Roman" w:hAnsi="Calibri" w:cs="Calibri"/>
            <w:sz w:val="20"/>
            <w:szCs w:val="20"/>
          </w:rPr>
          <w:br/>
          <w:t>Two dimension:</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b/>
            <w:bCs/>
            <w:sz w:val="20"/>
            <w:szCs w:val="20"/>
          </w:rPr>
          <w:t>What is the root cause? → who should own this?</w:t>
        </w:r>
      </w:ins>
    </w:p>
    <w:p w14:paraId="3595D9AC" w14:textId="77777777" w:rsidR="00AA407E" w:rsidRPr="00B17ACB" w:rsidRDefault="00AA407E" w:rsidP="00AA407E">
      <w:pPr>
        <w:numPr>
          <w:ilvl w:val="0"/>
          <w:numId w:val="14"/>
        </w:numPr>
        <w:spacing w:before="100" w:beforeAutospacing="1" w:after="100" w:afterAutospacing="1" w:line="240" w:lineRule="auto"/>
        <w:rPr>
          <w:ins w:id="1012" w:author="swolberg@amazon.com" w:date="2023-03-14T19:16:00Z"/>
          <w:rFonts w:ascii="Calibri" w:eastAsia="Times New Roman" w:hAnsi="Calibri" w:cs="Calibri"/>
          <w:sz w:val="20"/>
          <w:szCs w:val="20"/>
        </w:rPr>
      </w:pPr>
      <w:ins w:id="1013" w:author="swolberg@amazon.com" w:date="2023-03-14T19:16:00Z">
        <w:r w:rsidRPr="00B17ACB">
          <w:rPr>
            <w:rFonts w:ascii="Calibri" w:eastAsia="Times New Roman" w:hAnsi="Calibri" w:cs="Calibri"/>
            <w:sz w:val="20"/>
            <w:szCs w:val="20"/>
          </w:rPr>
          <w:t>Source table issue</w:t>
        </w:r>
      </w:ins>
    </w:p>
    <w:p w14:paraId="50CC7745" w14:textId="77777777" w:rsidR="00AA407E" w:rsidRPr="00B17ACB" w:rsidRDefault="00AA407E" w:rsidP="00AA407E">
      <w:pPr>
        <w:numPr>
          <w:ilvl w:val="0"/>
          <w:numId w:val="14"/>
        </w:numPr>
        <w:spacing w:before="100" w:beforeAutospacing="1" w:after="100" w:afterAutospacing="1" w:line="240" w:lineRule="auto"/>
        <w:rPr>
          <w:ins w:id="1014" w:author="swolberg@amazon.com" w:date="2023-03-14T19:16:00Z"/>
          <w:rFonts w:ascii="Calibri" w:eastAsia="Times New Roman" w:hAnsi="Calibri" w:cs="Calibri"/>
          <w:sz w:val="20"/>
          <w:szCs w:val="20"/>
        </w:rPr>
      </w:pPr>
      <w:ins w:id="1015" w:author="swolberg@amazon.com" w:date="2023-03-14T19:16:00Z">
        <w:r w:rsidRPr="00B17ACB">
          <w:rPr>
            <w:rFonts w:ascii="Calibri" w:eastAsia="Times New Roman" w:hAnsi="Calibri" w:cs="Calibri"/>
            <w:sz w:val="20"/>
            <w:szCs w:val="20"/>
          </w:rPr>
          <w:t>Logic issue</w:t>
        </w:r>
      </w:ins>
    </w:p>
    <w:p w14:paraId="4F087F76" w14:textId="77777777" w:rsidR="00AA407E" w:rsidRPr="00B17ACB" w:rsidRDefault="00AA407E" w:rsidP="00AA407E">
      <w:pPr>
        <w:spacing w:after="0" w:line="240" w:lineRule="auto"/>
        <w:rPr>
          <w:ins w:id="1016" w:author="swolberg@amazon.com" w:date="2023-03-14T19:16:00Z"/>
          <w:rFonts w:ascii="Calibri" w:eastAsia="Times New Roman" w:hAnsi="Calibri" w:cs="Calibri"/>
          <w:sz w:val="20"/>
          <w:szCs w:val="20"/>
        </w:rPr>
      </w:pPr>
      <w:ins w:id="1017" w:author="swolberg@amazon.com" w:date="2023-03-14T19:16:00Z">
        <w:r w:rsidRPr="00B17ACB">
          <w:rPr>
            <w:rFonts w:ascii="Calibri" w:eastAsia="Times New Roman" w:hAnsi="Calibri" w:cs="Calibri"/>
            <w:b/>
            <w:bCs/>
            <w:sz w:val="20"/>
            <w:szCs w:val="20"/>
          </w:rPr>
          <w:t xml:space="preserve">Be proactive on data quality. </w:t>
        </w:r>
        <w:r w:rsidRPr="00B17ACB">
          <w:rPr>
            <w:rFonts w:ascii="Calibri" w:eastAsia="Times New Roman" w:hAnsi="Calibri" w:cs="Calibri"/>
            <w:sz w:val="20"/>
            <w:szCs w:val="20"/>
          </w:rPr>
          <w:br/>
        </w:r>
        <w:r w:rsidRPr="00B17ACB">
          <w:rPr>
            <w:rFonts w:ascii="Calibri" w:eastAsia="Times New Roman" w:hAnsi="Calibri" w:cs="Calibri"/>
            <w:sz w:val="20"/>
            <w:szCs w:val="20"/>
          </w:rPr>
          <w:br/>
          <w:t>What are those issues?</w:t>
        </w:r>
      </w:ins>
    </w:p>
    <w:p w14:paraId="140EB334" w14:textId="77777777" w:rsidR="00AA407E" w:rsidRPr="00B17ACB" w:rsidRDefault="00AA407E" w:rsidP="00AA407E">
      <w:pPr>
        <w:numPr>
          <w:ilvl w:val="0"/>
          <w:numId w:val="15"/>
        </w:numPr>
        <w:spacing w:before="100" w:beforeAutospacing="1" w:after="100" w:afterAutospacing="1" w:line="240" w:lineRule="auto"/>
        <w:rPr>
          <w:ins w:id="1018" w:author="swolberg@amazon.com" w:date="2023-03-14T19:16:00Z"/>
          <w:rFonts w:ascii="Calibri" w:eastAsia="Times New Roman" w:hAnsi="Calibri" w:cs="Calibri"/>
          <w:sz w:val="20"/>
          <w:szCs w:val="20"/>
        </w:rPr>
      </w:pPr>
      <w:ins w:id="1019" w:author="swolberg@amazon.com" w:date="2023-03-14T19:16:00Z">
        <w:r w:rsidRPr="00B17ACB">
          <w:rPr>
            <w:rFonts w:ascii="Calibri" w:eastAsia="Times New Roman" w:hAnsi="Calibri" w:cs="Calibri"/>
            <w:sz w:val="20"/>
            <w:szCs w:val="20"/>
          </w:rPr>
          <w:t xml:space="preserve">data different between two </w:t>
        </w:r>
        <w:proofErr w:type="gramStart"/>
        <w:r w:rsidRPr="00B17ACB">
          <w:rPr>
            <w:rFonts w:ascii="Calibri" w:eastAsia="Times New Roman" w:hAnsi="Calibri" w:cs="Calibri"/>
            <w:sz w:val="20"/>
            <w:szCs w:val="20"/>
          </w:rPr>
          <w:t>tool</w:t>
        </w:r>
        <w:proofErr w:type="gramEnd"/>
        <w:r w:rsidRPr="00B17ACB">
          <w:rPr>
            <w:rFonts w:ascii="Calibri" w:eastAsia="MS Mincho" w:hAnsi="Calibri" w:cs="Calibri"/>
            <w:sz w:val="20"/>
            <w:szCs w:val="20"/>
          </w:rPr>
          <w:t>，</w:t>
        </w:r>
        <w:r w:rsidRPr="00B17ACB">
          <w:rPr>
            <w:rFonts w:ascii="Calibri" w:eastAsia="Times New Roman" w:hAnsi="Calibri" w:cs="Calibri"/>
            <w:sz w:val="20"/>
            <w:szCs w:val="20"/>
          </w:rPr>
          <w:t xml:space="preserve"> </w:t>
        </w:r>
      </w:ins>
    </w:p>
    <w:p w14:paraId="12FD837F" w14:textId="77777777" w:rsidR="00AA407E" w:rsidRPr="00B17ACB" w:rsidRDefault="00AA407E" w:rsidP="00AA407E">
      <w:pPr>
        <w:numPr>
          <w:ilvl w:val="1"/>
          <w:numId w:val="16"/>
        </w:numPr>
        <w:spacing w:before="100" w:beforeAutospacing="1" w:after="100" w:afterAutospacing="1" w:line="240" w:lineRule="auto"/>
        <w:ind w:left="1440" w:hanging="360"/>
        <w:rPr>
          <w:ins w:id="1020" w:author="swolberg@amazon.com" w:date="2023-03-14T19:16:00Z"/>
          <w:rFonts w:ascii="Calibri" w:eastAsia="Times New Roman" w:hAnsi="Calibri" w:cs="Calibri"/>
          <w:sz w:val="20"/>
          <w:szCs w:val="20"/>
        </w:rPr>
      </w:pPr>
      <w:ins w:id="1021" w:author="swolberg@amazon.com" w:date="2023-03-14T19:16:00Z">
        <w:r w:rsidRPr="00B17ACB">
          <w:rPr>
            <w:rFonts w:ascii="Calibri" w:eastAsia="Times New Roman" w:hAnsi="Calibri" w:cs="Calibri"/>
            <w:sz w:val="20"/>
            <w:szCs w:val="20"/>
          </w:rPr>
          <w:t>what are the common tools which used by VMs/BS/CSM. how to cross check the difference across tools</w:t>
        </w:r>
      </w:ins>
    </w:p>
    <w:p w14:paraId="22AA5C0E" w14:textId="77777777" w:rsidR="00AA407E" w:rsidRPr="00B17ACB" w:rsidRDefault="00AA407E" w:rsidP="00AA407E">
      <w:pPr>
        <w:numPr>
          <w:ilvl w:val="1"/>
          <w:numId w:val="16"/>
        </w:numPr>
        <w:spacing w:before="100" w:beforeAutospacing="1" w:after="100" w:afterAutospacing="1" w:line="240" w:lineRule="auto"/>
        <w:ind w:left="1440" w:hanging="360"/>
        <w:rPr>
          <w:ins w:id="1022" w:author="swolberg@amazon.com" w:date="2023-03-14T19:16:00Z"/>
          <w:rFonts w:ascii="Calibri" w:eastAsia="Times New Roman" w:hAnsi="Calibri" w:cs="Calibri"/>
          <w:sz w:val="20"/>
          <w:szCs w:val="20"/>
        </w:rPr>
      </w:pPr>
      <w:ins w:id="1023" w:author="swolberg@amazon.com" w:date="2023-03-14T19:16:00Z">
        <w:r w:rsidRPr="00B17ACB">
          <w:rPr>
            <w:rFonts w:ascii="Calibri" w:eastAsia="Times New Roman" w:hAnsi="Calibri" w:cs="Calibri"/>
            <w:sz w:val="20"/>
            <w:szCs w:val="20"/>
          </w:rPr>
          <w:t xml:space="preserve">Confirmation Rate vs </w:t>
        </w:r>
        <w:proofErr w:type="spellStart"/>
        <w:r w:rsidRPr="00B17ACB">
          <w:rPr>
            <w:rFonts w:ascii="Calibri" w:eastAsia="Times New Roman" w:hAnsi="Calibri" w:cs="Calibri"/>
            <w:sz w:val="20"/>
            <w:szCs w:val="20"/>
          </w:rPr>
          <w:t>procurment</w:t>
        </w:r>
        <w:proofErr w:type="spellEnd"/>
        <w:r w:rsidRPr="00B17ACB">
          <w:rPr>
            <w:rFonts w:ascii="Calibri" w:eastAsia="Times New Roman" w:hAnsi="Calibri" w:cs="Calibri"/>
            <w:sz w:val="20"/>
            <w:szCs w:val="20"/>
          </w:rPr>
          <w:t xml:space="preserve"> portal </w:t>
        </w:r>
      </w:ins>
    </w:p>
    <w:p w14:paraId="7C9A5269" w14:textId="77777777" w:rsidR="00AA407E" w:rsidRPr="00B17ACB" w:rsidRDefault="00AA407E" w:rsidP="00AA407E">
      <w:pPr>
        <w:numPr>
          <w:ilvl w:val="0"/>
          <w:numId w:val="16"/>
        </w:numPr>
        <w:spacing w:before="100" w:beforeAutospacing="1" w:after="100" w:afterAutospacing="1" w:line="240" w:lineRule="auto"/>
        <w:rPr>
          <w:ins w:id="1024" w:author="swolberg@amazon.com" w:date="2023-03-14T19:16:00Z"/>
          <w:rFonts w:ascii="Calibri" w:eastAsia="Times New Roman" w:hAnsi="Calibri" w:cs="Calibri"/>
          <w:sz w:val="20"/>
          <w:szCs w:val="20"/>
        </w:rPr>
      </w:pPr>
      <w:ins w:id="1025" w:author="swolberg@amazon.com" w:date="2023-03-14T19:16:00Z">
        <w:r w:rsidRPr="00B17ACB">
          <w:rPr>
            <w:rFonts w:ascii="Calibri" w:eastAsia="Times New Roman" w:hAnsi="Calibri" w:cs="Calibri"/>
            <w:sz w:val="20"/>
            <w:szCs w:val="20"/>
          </w:rPr>
          <w:t>My vendor doesn’t show any data??</w:t>
        </w:r>
      </w:ins>
    </w:p>
    <w:p w14:paraId="4758715E" w14:textId="77777777" w:rsidR="00AA407E" w:rsidRPr="00B17ACB" w:rsidRDefault="00AA407E" w:rsidP="00AA407E">
      <w:pPr>
        <w:numPr>
          <w:ilvl w:val="0"/>
          <w:numId w:val="16"/>
        </w:numPr>
        <w:spacing w:before="100" w:beforeAutospacing="1" w:after="100" w:afterAutospacing="1" w:line="240" w:lineRule="auto"/>
        <w:rPr>
          <w:ins w:id="1026" w:author="swolberg@amazon.com" w:date="2023-03-14T19:16:00Z"/>
          <w:rFonts w:ascii="Calibri" w:eastAsia="Times New Roman" w:hAnsi="Calibri" w:cs="Calibri"/>
          <w:sz w:val="20"/>
          <w:szCs w:val="20"/>
        </w:rPr>
      </w:pPr>
      <w:ins w:id="1027" w:author="swolberg@amazon.com" w:date="2023-03-14T19:16:00Z">
        <w:r w:rsidRPr="00B17ACB">
          <w:rPr>
            <w:rFonts w:ascii="Calibri" w:eastAsia="Times New Roman" w:hAnsi="Calibri" w:cs="Calibri"/>
            <w:sz w:val="20"/>
            <w:szCs w:val="20"/>
          </w:rPr>
          <w:t xml:space="preserve">what is the relationship across metrics? </w:t>
        </w:r>
      </w:ins>
    </w:p>
    <w:p w14:paraId="2701FA4B" w14:textId="77777777" w:rsidR="00AA407E" w:rsidRPr="00B17ACB" w:rsidRDefault="00AA407E" w:rsidP="00AA407E">
      <w:pPr>
        <w:numPr>
          <w:ilvl w:val="1"/>
          <w:numId w:val="17"/>
        </w:numPr>
        <w:spacing w:before="100" w:beforeAutospacing="1" w:after="100" w:afterAutospacing="1" w:line="240" w:lineRule="auto"/>
        <w:ind w:left="720" w:hanging="360"/>
        <w:rPr>
          <w:ins w:id="1028" w:author="swolberg@amazon.com" w:date="2023-03-14T19:16:00Z"/>
          <w:rFonts w:ascii="Calibri" w:eastAsia="Times New Roman" w:hAnsi="Calibri" w:cs="Calibri"/>
          <w:sz w:val="20"/>
          <w:szCs w:val="20"/>
        </w:rPr>
      </w:pPr>
      <w:ins w:id="1029" w:author="swolberg@amazon.com" w:date="2023-03-14T19:16:00Z">
        <w:r w:rsidRPr="00B17ACB">
          <w:rPr>
            <w:rFonts w:ascii="Calibri" w:eastAsia="Times New Roman" w:hAnsi="Calibri" w:cs="Calibri"/>
            <w:sz w:val="20"/>
            <w:szCs w:val="20"/>
          </w:rPr>
          <w:lastRenderedPageBreak/>
          <w:t xml:space="preserve">Net </w:t>
        </w:r>
        <w:proofErr w:type="spellStart"/>
        <w:r w:rsidRPr="00B17ACB">
          <w:rPr>
            <w:rFonts w:ascii="Calibri" w:eastAsia="Times New Roman" w:hAnsi="Calibri" w:cs="Calibri"/>
            <w:sz w:val="20"/>
            <w:szCs w:val="20"/>
          </w:rPr>
          <w:t>Recipt</w:t>
        </w:r>
        <w:proofErr w:type="spellEnd"/>
        <w:r w:rsidRPr="00B17ACB">
          <w:rPr>
            <w:rFonts w:ascii="Calibri" w:eastAsia="Times New Roman" w:hAnsi="Calibri" w:cs="Calibri"/>
            <w:sz w:val="20"/>
            <w:szCs w:val="20"/>
          </w:rPr>
          <w:t xml:space="preserve"> </w:t>
        </w:r>
        <w:proofErr w:type="spellStart"/>
        <w:r w:rsidRPr="00B17ACB">
          <w:rPr>
            <w:rFonts w:ascii="Calibri" w:eastAsia="Times New Roman" w:hAnsi="Calibri" w:cs="Calibri"/>
            <w:sz w:val="20"/>
            <w:szCs w:val="20"/>
          </w:rPr>
          <w:t>doesnot</w:t>
        </w:r>
        <w:proofErr w:type="spellEnd"/>
        <w:r w:rsidRPr="00B17ACB">
          <w:rPr>
            <w:rFonts w:ascii="Calibri" w:eastAsia="Times New Roman" w:hAnsi="Calibri" w:cs="Calibri"/>
            <w:sz w:val="20"/>
            <w:szCs w:val="20"/>
          </w:rPr>
          <w:t xml:space="preserve"> make sense, higher than XYZ; VLT doesn’t look correct due to XYZ</w:t>
        </w:r>
      </w:ins>
    </w:p>
    <w:p w14:paraId="11EBCC3E" w14:textId="77777777" w:rsidR="00AA407E" w:rsidRPr="00B17ACB" w:rsidRDefault="00AA407E" w:rsidP="00AA407E">
      <w:pPr>
        <w:numPr>
          <w:ilvl w:val="0"/>
          <w:numId w:val="17"/>
        </w:numPr>
        <w:spacing w:before="100" w:beforeAutospacing="1" w:after="100" w:afterAutospacing="1" w:line="240" w:lineRule="auto"/>
        <w:rPr>
          <w:ins w:id="1030" w:author="swolberg@amazon.com" w:date="2023-03-14T19:16:00Z"/>
          <w:rFonts w:ascii="Calibri" w:eastAsia="Times New Roman" w:hAnsi="Calibri" w:cs="Calibri"/>
          <w:sz w:val="20"/>
          <w:szCs w:val="20"/>
        </w:rPr>
      </w:pPr>
      <w:ins w:id="1031" w:author="swolberg@amazon.com" w:date="2023-03-14T19:16:00Z">
        <w:r w:rsidRPr="00B17ACB">
          <w:rPr>
            <w:rFonts w:ascii="Calibri" w:eastAsia="Times New Roman" w:hAnsi="Calibri" w:cs="Calibri"/>
            <w:sz w:val="20"/>
            <w:szCs w:val="20"/>
          </w:rPr>
          <w:t>Data availability</w:t>
        </w:r>
      </w:ins>
    </w:p>
    <w:p w14:paraId="1E071475" w14:textId="77777777" w:rsidR="00AA407E" w:rsidRPr="00B17ACB" w:rsidRDefault="00AA407E" w:rsidP="00AA407E">
      <w:pPr>
        <w:numPr>
          <w:ilvl w:val="0"/>
          <w:numId w:val="17"/>
        </w:numPr>
        <w:spacing w:before="100" w:beforeAutospacing="1" w:after="100" w:afterAutospacing="1" w:line="240" w:lineRule="auto"/>
        <w:rPr>
          <w:ins w:id="1032" w:author="swolberg@amazon.com" w:date="2023-03-14T19:16:00Z"/>
          <w:rFonts w:ascii="Calibri" w:eastAsia="Times New Roman" w:hAnsi="Calibri" w:cs="Calibri"/>
          <w:sz w:val="20"/>
          <w:szCs w:val="20"/>
        </w:rPr>
      </w:pPr>
      <w:ins w:id="1033" w:author="swolberg@amazon.com" w:date="2023-03-14T19:16:00Z">
        <w:r w:rsidRPr="00B17ACB">
          <w:rPr>
            <w:rFonts w:ascii="Calibri" w:eastAsia="Times New Roman" w:hAnsi="Calibri" w:cs="Calibri"/>
            <w:sz w:val="20"/>
            <w:szCs w:val="20"/>
          </w:rPr>
          <w:t>Metric lack of owner...</w:t>
        </w:r>
      </w:ins>
    </w:p>
    <w:p w14:paraId="10A88D3F" w14:textId="77777777" w:rsidR="00AA407E" w:rsidRPr="00B17ACB" w:rsidRDefault="00AA407E" w:rsidP="00AA407E">
      <w:pPr>
        <w:numPr>
          <w:ilvl w:val="1"/>
          <w:numId w:val="18"/>
        </w:numPr>
        <w:spacing w:before="100" w:beforeAutospacing="1" w:after="100" w:afterAutospacing="1" w:line="240" w:lineRule="auto"/>
        <w:ind w:left="720" w:hanging="360"/>
        <w:rPr>
          <w:ins w:id="1034" w:author="swolberg@amazon.com" w:date="2023-03-14T19:16:00Z"/>
          <w:rFonts w:ascii="Calibri" w:eastAsia="Times New Roman" w:hAnsi="Calibri" w:cs="Calibri"/>
          <w:sz w:val="20"/>
          <w:szCs w:val="20"/>
        </w:rPr>
      </w:pPr>
      <w:proofErr w:type="spellStart"/>
      <w:ins w:id="1035" w:author="swolberg@amazon.com" w:date="2023-03-14T19:16:00Z">
        <w:r w:rsidRPr="00B17ACB">
          <w:rPr>
            <w:rFonts w:ascii="Calibri" w:eastAsia="Times New Roman" w:hAnsi="Calibri" w:cs="Calibri"/>
            <w:sz w:val="20"/>
            <w:szCs w:val="20"/>
          </w:rPr>
          <w:t>rountine</w:t>
        </w:r>
        <w:proofErr w:type="spellEnd"/>
        <w:r w:rsidRPr="00B17ACB">
          <w:rPr>
            <w:rFonts w:ascii="Calibri" w:eastAsia="Times New Roman" w:hAnsi="Calibri" w:cs="Calibri"/>
            <w:sz w:val="20"/>
            <w:szCs w:val="20"/>
          </w:rPr>
          <w:t xml:space="preserve"> check with metrics SMEs</w:t>
        </w:r>
      </w:ins>
    </w:p>
    <w:p w14:paraId="2D3F5AF7" w14:textId="77777777" w:rsidR="00AA407E" w:rsidRPr="00B17ACB" w:rsidRDefault="00AA407E" w:rsidP="00AA407E">
      <w:pPr>
        <w:spacing w:after="0" w:line="240" w:lineRule="auto"/>
        <w:rPr>
          <w:ins w:id="1036" w:author="swolberg@amazon.com" w:date="2023-03-14T19:16:00Z"/>
          <w:rFonts w:ascii="Calibri" w:eastAsia="Times New Roman" w:hAnsi="Calibri" w:cs="Calibri"/>
          <w:sz w:val="20"/>
          <w:szCs w:val="20"/>
        </w:rPr>
      </w:pPr>
      <w:ins w:id="1037" w:author="swolberg@amazon.com" w:date="2023-03-14T19:16:00Z">
        <w:r w:rsidRPr="00B17ACB">
          <w:rPr>
            <w:rFonts w:ascii="Calibri" w:eastAsia="Times New Roman" w:hAnsi="Calibri" w:cs="Calibri"/>
            <w:sz w:val="20"/>
            <w:szCs w:val="20"/>
          </w:rPr>
          <w:br/>
          <w:t>What’s the impact of those issue?</w:t>
        </w:r>
        <w:r w:rsidRPr="00B17ACB">
          <w:rPr>
            <w:rFonts w:ascii="Calibri" w:eastAsia="Times New Roman" w:hAnsi="Calibri" w:cs="Calibri"/>
            <w:sz w:val="20"/>
            <w:szCs w:val="20"/>
          </w:rPr>
          <w:br/>
        </w:r>
        <w:r w:rsidRPr="00B17ACB">
          <w:rPr>
            <w:rFonts w:ascii="Calibri" w:eastAsia="Times New Roman" w:hAnsi="Calibri" w:cs="Calibri"/>
            <w:sz w:val="20"/>
            <w:szCs w:val="20"/>
          </w:rPr>
          <w:br/>
        </w:r>
        <w:r w:rsidRPr="00B17ACB">
          <w:rPr>
            <w:rFonts w:ascii="Calibri" w:eastAsia="Times New Roman" w:hAnsi="Calibri" w:cs="Calibri"/>
            <w:sz w:val="20"/>
            <w:szCs w:val="20"/>
          </w:rPr>
          <w:br/>
          <w:t>How should we solve those issues?</w:t>
        </w:r>
      </w:ins>
    </w:p>
    <w:p w14:paraId="72918E98" w14:textId="77777777" w:rsidR="00AA407E" w:rsidRPr="00B17ACB" w:rsidRDefault="00AA407E" w:rsidP="00AA407E">
      <w:pPr>
        <w:numPr>
          <w:ilvl w:val="0"/>
          <w:numId w:val="19"/>
        </w:numPr>
        <w:spacing w:before="100" w:beforeAutospacing="1" w:after="100" w:afterAutospacing="1" w:line="240" w:lineRule="auto"/>
        <w:rPr>
          <w:ins w:id="1038" w:author="swolberg@amazon.com" w:date="2023-03-14T19:16:00Z"/>
          <w:rFonts w:ascii="Calibri" w:eastAsia="Times New Roman" w:hAnsi="Calibri" w:cs="Calibri"/>
          <w:sz w:val="20"/>
          <w:szCs w:val="20"/>
        </w:rPr>
      </w:pPr>
      <w:ins w:id="1039" w:author="swolberg@amazon.com" w:date="2023-03-14T19:16:00Z">
        <w:r w:rsidRPr="00B17ACB">
          <w:rPr>
            <w:rFonts w:ascii="Calibri" w:eastAsia="Times New Roman" w:hAnsi="Calibri" w:cs="Calibri"/>
            <w:sz w:val="20"/>
            <w:szCs w:val="20"/>
          </w:rPr>
          <w:t>ML based</w:t>
        </w:r>
      </w:ins>
    </w:p>
    <w:p w14:paraId="55184764" w14:textId="77777777" w:rsidR="00AA407E" w:rsidRPr="00B17ACB" w:rsidRDefault="00AA407E" w:rsidP="00AA407E">
      <w:pPr>
        <w:numPr>
          <w:ilvl w:val="0"/>
          <w:numId w:val="19"/>
        </w:numPr>
        <w:spacing w:before="100" w:beforeAutospacing="1" w:after="100" w:afterAutospacing="1" w:line="240" w:lineRule="auto"/>
        <w:rPr>
          <w:ins w:id="1040" w:author="swolberg@amazon.com" w:date="2023-03-14T19:16:00Z"/>
          <w:rFonts w:ascii="Calibri" w:eastAsia="Times New Roman" w:hAnsi="Calibri" w:cs="Calibri"/>
          <w:sz w:val="20"/>
          <w:szCs w:val="20"/>
        </w:rPr>
      </w:pPr>
      <w:proofErr w:type="gramStart"/>
      <w:ins w:id="1041" w:author="swolberg@amazon.com" w:date="2023-03-14T19:16:00Z">
        <w:r w:rsidRPr="00B17ACB">
          <w:rPr>
            <w:rFonts w:ascii="Calibri" w:eastAsia="Times New Roman" w:hAnsi="Calibri" w:cs="Calibri"/>
            <w:sz w:val="20"/>
            <w:szCs w:val="20"/>
          </w:rPr>
          <w:t>Non ML</w:t>
        </w:r>
        <w:proofErr w:type="gramEnd"/>
        <w:r w:rsidRPr="00B17ACB">
          <w:rPr>
            <w:rFonts w:ascii="Calibri" w:eastAsia="Times New Roman" w:hAnsi="Calibri" w:cs="Calibri"/>
            <w:sz w:val="20"/>
            <w:szCs w:val="20"/>
          </w:rPr>
          <w:t xml:space="preserve"> based</w:t>
        </w:r>
      </w:ins>
    </w:p>
    <w:p w14:paraId="1F77B001" w14:textId="77777777" w:rsidR="00AA407E" w:rsidRPr="00B17ACB" w:rsidRDefault="00AA407E" w:rsidP="00AA407E">
      <w:pPr>
        <w:spacing w:after="0" w:line="240" w:lineRule="auto"/>
        <w:rPr>
          <w:ins w:id="1042" w:author="swolberg@amazon.com" w:date="2023-03-14T19:16:00Z"/>
          <w:rFonts w:ascii="Calibri" w:eastAsia="Times New Roman" w:hAnsi="Calibri" w:cs="Calibri"/>
          <w:sz w:val="20"/>
          <w:szCs w:val="20"/>
        </w:rPr>
      </w:pPr>
      <w:ins w:id="1043" w:author="swolberg@amazon.com" w:date="2023-03-14T19:16:00Z">
        <w:r w:rsidRPr="00B17ACB">
          <w:rPr>
            <w:rFonts w:ascii="Calibri" w:eastAsia="Times New Roman" w:hAnsi="Calibri" w:cs="Calibri"/>
            <w:sz w:val="20"/>
            <w:szCs w:val="20"/>
          </w:rPr>
          <w:t>Hypothesis:</w:t>
        </w:r>
      </w:ins>
    </w:p>
    <w:p w14:paraId="4DA7E6B0" w14:textId="77777777" w:rsidR="00AA407E" w:rsidRPr="00B17ACB" w:rsidRDefault="00AA407E" w:rsidP="00AA407E">
      <w:pPr>
        <w:numPr>
          <w:ilvl w:val="0"/>
          <w:numId w:val="20"/>
        </w:numPr>
        <w:spacing w:before="100" w:beforeAutospacing="1" w:after="100" w:afterAutospacing="1" w:line="240" w:lineRule="auto"/>
        <w:rPr>
          <w:ins w:id="1044" w:author="swolberg@amazon.com" w:date="2023-03-14T19:16:00Z"/>
          <w:rFonts w:ascii="Calibri" w:eastAsia="Times New Roman" w:hAnsi="Calibri" w:cs="Calibri"/>
          <w:sz w:val="20"/>
          <w:szCs w:val="20"/>
        </w:rPr>
      </w:pPr>
      <w:ins w:id="1045" w:author="swolberg@amazon.com" w:date="2023-03-14T19:16:00Z">
        <w:r w:rsidRPr="00B17ACB">
          <w:rPr>
            <w:rFonts w:ascii="Calibri" w:eastAsia="Times New Roman" w:hAnsi="Calibri" w:cs="Calibri"/>
            <w:sz w:val="20"/>
            <w:szCs w:val="20"/>
          </w:rPr>
          <w:t>Who is asking question? New users ask question more? → They need help from experience users</w:t>
        </w:r>
      </w:ins>
    </w:p>
    <w:p w14:paraId="3D49BCFD" w14:textId="77777777" w:rsidR="00AA407E" w:rsidRPr="00B17ACB" w:rsidRDefault="00AA407E" w:rsidP="00AA407E">
      <w:pPr>
        <w:numPr>
          <w:ilvl w:val="0"/>
          <w:numId w:val="20"/>
        </w:numPr>
        <w:spacing w:before="100" w:beforeAutospacing="1" w:after="100" w:afterAutospacing="1" w:line="240" w:lineRule="auto"/>
        <w:rPr>
          <w:ins w:id="1046" w:author="swolberg@amazon.com" w:date="2023-03-14T19:16:00Z"/>
          <w:rFonts w:ascii="Calibri" w:eastAsia="Times New Roman" w:hAnsi="Calibri" w:cs="Calibri"/>
          <w:sz w:val="20"/>
          <w:szCs w:val="20"/>
        </w:rPr>
      </w:pPr>
      <w:ins w:id="1047" w:author="swolberg@amazon.com" w:date="2023-03-14T19:16:00Z">
        <w:r w:rsidRPr="00B17ACB">
          <w:rPr>
            <w:rFonts w:ascii="Calibri" w:eastAsia="Times New Roman" w:hAnsi="Calibri" w:cs="Calibri"/>
            <w:sz w:val="20"/>
            <w:szCs w:val="20"/>
          </w:rPr>
          <w:t>What question are they ask? Question on understanding metric/ using tool/ use the right data answer the right question?</w:t>
        </w:r>
      </w:ins>
    </w:p>
    <w:p w14:paraId="50E40196" w14:textId="77777777" w:rsidR="00AA407E" w:rsidRPr="00B17ACB" w:rsidRDefault="00AA407E" w:rsidP="00AA407E">
      <w:pPr>
        <w:numPr>
          <w:ilvl w:val="0"/>
          <w:numId w:val="20"/>
        </w:numPr>
        <w:spacing w:before="100" w:beforeAutospacing="1" w:after="100" w:afterAutospacing="1" w:line="240" w:lineRule="auto"/>
        <w:rPr>
          <w:ins w:id="1048" w:author="swolberg@amazon.com" w:date="2023-03-14T19:16:00Z"/>
          <w:rFonts w:ascii="Calibri" w:eastAsia="Times New Roman" w:hAnsi="Calibri" w:cs="Calibri"/>
          <w:sz w:val="20"/>
          <w:szCs w:val="20"/>
        </w:rPr>
      </w:pPr>
      <w:ins w:id="1049" w:author="swolberg@amazon.com" w:date="2023-03-14T19:16:00Z">
        <w:r w:rsidRPr="00B17ACB">
          <w:rPr>
            <w:rFonts w:ascii="Calibri" w:eastAsia="Times New Roman" w:hAnsi="Calibri" w:cs="Calibri"/>
            <w:sz w:val="20"/>
            <w:szCs w:val="20"/>
          </w:rPr>
          <w:t>How to help users? what’s the better approach to handle user questions?</w:t>
        </w:r>
      </w:ins>
    </w:p>
    <w:p w14:paraId="561DC2DD" w14:textId="77777777" w:rsidR="00AA407E" w:rsidRPr="00B17ACB" w:rsidRDefault="00AA407E" w:rsidP="00AA407E">
      <w:pPr>
        <w:numPr>
          <w:ilvl w:val="1"/>
          <w:numId w:val="21"/>
        </w:numPr>
        <w:spacing w:before="100" w:beforeAutospacing="1" w:after="100" w:afterAutospacing="1" w:line="240" w:lineRule="auto"/>
        <w:ind w:left="1440" w:hanging="360"/>
        <w:rPr>
          <w:ins w:id="1050" w:author="swolberg@amazon.com" w:date="2023-03-14T19:16:00Z"/>
          <w:rFonts w:ascii="Calibri" w:eastAsia="Times New Roman" w:hAnsi="Calibri" w:cs="Calibri"/>
          <w:sz w:val="20"/>
          <w:szCs w:val="20"/>
        </w:rPr>
      </w:pPr>
      <w:ins w:id="1051" w:author="swolberg@amazon.com" w:date="2023-03-14T19:16:00Z">
        <w:r w:rsidRPr="00B17ACB">
          <w:rPr>
            <w:rFonts w:ascii="Calibri" w:eastAsia="Times New Roman" w:hAnsi="Calibri" w:cs="Calibri"/>
            <w:sz w:val="20"/>
            <w:szCs w:val="20"/>
          </w:rPr>
          <w:t>SMEs</w:t>
        </w:r>
      </w:ins>
    </w:p>
    <w:p w14:paraId="4EC97D4A" w14:textId="77777777" w:rsidR="00AA407E" w:rsidRPr="00B17ACB" w:rsidRDefault="00AA407E" w:rsidP="00AA407E">
      <w:pPr>
        <w:numPr>
          <w:ilvl w:val="1"/>
          <w:numId w:val="21"/>
        </w:numPr>
        <w:spacing w:before="100" w:beforeAutospacing="1" w:after="100" w:afterAutospacing="1" w:line="240" w:lineRule="auto"/>
        <w:ind w:left="1440" w:hanging="360"/>
        <w:rPr>
          <w:ins w:id="1052" w:author="swolberg@amazon.com" w:date="2023-03-14T19:16:00Z"/>
          <w:rFonts w:ascii="Calibri" w:eastAsia="Times New Roman" w:hAnsi="Calibri" w:cs="Calibri"/>
          <w:sz w:val="20"/>
          <w:szCs w:val="20"/>
        </w:rPr>
      </w:pPr>
      <w:ins w:id="1053" w:author="swolberg@amazon.com" w:date="2023-03-14T19:16:00Z">
        <w:r w:rsidRPr="00B17ACB">
          <w:rPr>
            <w:rFonts w:ascii="Calibri" w:eastAsia="Times New Roman" w:hAnsi="Calibri" w:cs="Calibri"/>
            <w:sz w:val="20"/>
            <w:szCs w:val="20"/>
          </w:rPr>
          <w:t>FAQ in a new UI?</w:t>
        </w:r>
      </w:ins>
    </w:p>
    <w:p w14:paraId="22D85408" w14:textId="77777777" w:rsidR="00AA407E" w:rsidRPr="00B17ACB" w:rsidRDefault="00AA407E" w:rsidP="00AA407E">
      <w:pPr>
        <w:numPr>
          <w:ilvl w:val="1"/>
          <w:numId w:val="21"/>
        </w:numPr>
        <w:spacing w:before="100" w:beforeAutospacing="1" w:after="100" w:afterAutospacing="1" w:line="240" w:lineRule="auto"/>
        <w:ind w:left="1440" w:hanging="360"/>
        <w:rPr>
          <w:ins w:id="1054" w:author="swolberg@amazon.com" w:date="2023-03-14T19:16:00Z"/>
          <w:rFonts w:ascii="Calibri" w:eastAsia="Times New Roman" w:hAnsi="Calibri" w:cs="Calibri"/>
          <w:sz w:val="20"/>
          <w:szCs w:val="20"/>
        </w:rPr>
      </w:pPr>
      <w:ins w:id="1055" w:author="swolberg@amazon.com" w:date="2023-03-14T19:16:00Z">
        <w:r w:rsidRPr="00B17ACB">
          <w:rPr>
            <w:rFonts w:ascii="Calibri" w:eastAsia="Times New Roman" w:hAnsi="Calibri" w:cs="Calibri"/>
            <w:sz w:val="20"/>
            <w:szCs w:val="20"/>
          </w:rPr>
          <w:t>In App support</w:t>
        </w:r>
      </w:ins>
    </w:p>
    <w:p w14:paraId="601C69B5" w14:textId="77777777" w:rsidR="00AA407E" w:rsidRPr="00B17ACB" w:rsidRDefault="00AA407E" w:rsidP="00AA407E">
      <w:pPr>
        <w:numPr>
          <w:ilvl w:val="0"/>
          <w:numId w:val="21"/>
        </w:numPr>
        <w:spacing w:before="100" w:beforeAutospacing="1" w:after="100" w:afterAutospacing="1" w:line="240" w:lineRule="auto"/>
        <w:rPr>
          <w:ins w:id="1056" w:author="swolberg@amazon.com" w:date="2023-03-14T19:16:00Z"/>
          <w:rFonts w:ascii="Calibri" w:eastAsia="Times New Roman" w:hAnsi="Calibri" w:cs="Calibri"/>
          <w:sz w:val="20"/>
          <w:szCs w:val="20"/>
        </w:rPr>
      </w:pPr>
      <w:ins w:id="1057" w:author="swolberg@amazon.com" w:date="2023-03-14T19:16:00Z">
        <w:r w:rsidRPr="00B17ACB">
          <w:rPr>
            <w:rFonts w:ascii="Calibri" w:eastAsia="Times New Roman" w:hAnsi="Calibri" w:cs="Calibri"/>
            <w:sz w:val="20"/>
            <w:szCs w:val="20"/>
          </w:rPr>
          <w:t>What does good customer support solution look like?</w:t>
        </w:r>
      </w:ins>
    </w:p>
    <w:p w14:paraId="3D102470" w14:textId="77777777" w:rsidR="00AA407E" w:rsidRPr="00B17ACB" w:rsidRDefault="00AA407E" w:rsidP="00AA407E">
      <w:pPr>
        <w:numPr>
          <w:ilvl w:val="1"/>
          <w:numId w:val="22"/>
        </w:numPr>
        <w:spacing w:before="100" w:beforeAutospacing="1" w:after="100" w:afterAutospacing="1" w:line="240" w:lineRule="auto"/>
        <w:ind w:left="720" w:hanging="360"/>
        <w:rPr>
          <w:ins w:id="1058" w:author="swolberg@amazon.com" w:date="2023-03-14T19:16:00Z"/>
          <w:rFonts w:ascii="Calibri" w:eastAsia="Times New Roman" w:hAnsi="Calibri" w:cs="Calibri"/>
          <w:sz w:val="20"/>
          <w:szCs w:val="20"/>
        </w:rPr>
      </w:pPr>
      <w:ins w:id="1059" w:author="swolberg@amazon.com" w:date="2023-03-14T19:16:00Z">
        <w:r w:rsidRPr="00B17ACB">
          <w:rPr>
            <w:rFonts w:ascii="Calibri" w:eastAsia="Times New Roman" w:hAnsi="Calibri" w:cs="Calibri"/>
            <w:sz w:val="20"/>
            <w:szCs w:val="20"/>
          </w:rPr>
          <w:t xml:space="preserve">Consistency </w:t>
        </w:r>
      </w:ins>
    </w:p>
    <w:p w14:paraId="2F52B4CE" w14:textId="77777777" w:rsidR="00AA407E" w:rsidRPr="00B17ACB" w:rsidRDefault="00AA407E" w:rsidP="00AA407E">
      <w:pPr>
        <w:numPr>
          <w:ilvl w:val="1"/>
          <w:numId w:val="22"/>
        </w:numPr>
        <w:spacing w:before="100" w:beforeAutospacing="1" w:after="100" w:afterAutospacing="1" w:line="240" w:lineRule="auto"/>
        <w:ind w:left="1440" w:hanging="360"/>
        <w:rPr>
          <w:ins w:id="1060" w:author="swolberg@amazon.com" w:date="2023-03-14T19:16:00Z"/>
          <w:rFonts w:ascii="Calibri" w:eastAsia="Times New Roman" w:hAnsi="Calibri" w:cs="Calibri"/>
          <w:sz w:val="20"/>
          <w:szCs w:val="20"/>
        </w:rPr>
      </w:pPr>
      <w:ins w:id="1061" w:author="swolberg@amazon.com" w:date="2023-03-14T19:16:00Z">
        <w:r w:rsidRPr="00B17ACB">
          <w:rPr>
            <w:rFonts w:ascii="Calibri" w:eastAsia="Times New Roman" w:hAnsi="Calibri" w:cs="Calibri"/>
            <w:sz w:val="20"/>
            <w:szCs w:val="20"/>
          </w:rPr>
          <w:t>Visibility</w:t>
        </w:r>
      </w:ins>
    </w:p>
    <w:p w14:paraId="12EF0DB1" w14:textId="77777777" w:rsidR="00AA407E" w:rsidRPr="00B17ACB" w:rsidRDefault="00AA407E" w:rsidP="00AA407E">
      <w:pPr>
        <w:numPr>
          <w:ilvl w:val="1"/>
          <w:numId w:val="22"/>
        </w:numPr>
        <w:spacing w:before="100" w:beforeAutospacing="1" w:after="100" w:afterAutospacing="1" w:line="240" w:lineRule="auto"/>
        <w:ind w:left="1440" w:hanging="360"/>
        <w:rPr>
          <w:ins w:id="1062" w:author="swolberg@amazon.com" w:date="2023-03-14T19:16:00Z"/>
          <w:rFonts w:ascii="Calibri" w:eastAsia="Times New Roman" w:hAnsi="Calibri" w:cs="Calibri"/>
          <w:sz w:val="20"/>
          <w:szCs w:val="20"/>
        </w:rPr>
      </w:pPr>
      <w:ins w:id="1063" w:author="swolberg@amazon.com" w:date="2023-03-14T19:16:00Z">
        <w:r w:rsidRPr="00B17ACB">
          <w:rPr>
            <w:rFonts w:ascii="Calibri" w:eastAsia="Times New Roman" w:hAnsi="Calibri" w:cs="Calibri"/>
            <w:sz w:val="20"/>
            <w:szCs w:val="20"/>
          </w:rPr>
          <w:t>Scalability</w:t>
        </w:r>
      </w:ins>
    </w:p>
    <w:p w14:paraId="77ED0462" w14:textId="77777777" w:rsidR="00AA407E" w:rsidRPr="00B17ACB" w:rsidRDefault="00AA407E" w:rsidP="00AA407E">
      <w:pPr>
        <w:numPr>
          <w:ilvl w:val="0"/>
          <w:numId w:val="22"/>
        </w:numPr>
        <w:spacing w:before="100" w:beforeAutospacing="1" w:after="100" w:afterAutospacing="1" w:line="240" w:lineRule="auto"/>
        <w:rPr>
          <w:ins w:id="1064" w:author="swolberg@amazon.com" w:date="2023-03-14T19:16:00Z"/>
          <w:rFonts w:ascii="Calibri" w:eastAsia="Times New Roman" w:hAnsi="Calibri" w:cs="Calibri"/>
          <w:sz w:val="20"/>
          <w:szCs w:val="20"/>
        </w:rPr>
      </w:pPr>
      <w:ins w:id="1065" w:author="swolberg@amazon.com" w:date="2023-03-14T19:16:00Z">
        <w:r w:rsidRPr="00B17ACB">
          <w:rPr>
            <w:rFonts w:ascii="Calibri" w:eastAsia="Times New Roman" w:hAnsi="Calibri" w:cs="Calibri"/>
            <w:sz w:val="20"/>
            <w:szCs w:val="20"/>
          </w:rPr>
          <w:t>Interview top SIM users and Super users</w:t>
        </w:r>
      </w:ins>
    </w:p>
    <w:p w14:paraId="5ACE0F92" w14:textId="77777777" w:rsidR="00AA407E" w:rsidRPr="00B17ACB" w:rsidRDefault="00AA407E" w:rsidP="00AA407E">
      <w:pPr>
        <w:numPr>
          <w:ilvl w:val="1"/>
          <w:numId w:val="23"/>
        </w:numPr>
        <w:spacing w:before="100" w:beforeAutospacing="1" w:after="100" w:afterAutospacing="1" w:line="240" w:lineRule="auto"/>
        <w:ind w:left="720" w:hanging="360"/>
        <w:rPr>
          <w:ins w:id="1066" w:author="swolberg@amazon.com" w:date="2023-03-14T19:16:00Z"/>
          <w:rFonts w:ascii="Calibri" w:eastAsia="Times New Roman" w:hAnsi="Calibri" w:cs="Calibri"/>
          <w:sz w:val="20"/>
          <w:szCs w:val="20"/>
        </w:rPr>
      </w:pPr>
      <w:ins w:id="1067" w:author="swolberg@amazon.com" w:date="2023-03-14T19:16:00Z">
        <w:r w:rsidRPr="00B17ACB">
          <w:rPr>
            <w:rFonts w:ascii="Calibri" w:eastAsia="Times New Roman" w:hAnsi="Calibri" w:cs="Calibri"/>
            <w:sz w:val="20"/>
            <w:szCs w:val="20"/>
          </w:rPr>
          <w:t>Why you don’t need to cut SIM</w:t>
        </w:r>
      </w:ins>
    </w:p>
    <w:p w14:paraId="2E384A81" w14:textId="77777777" w:rsidR="00AA407E" w:rsidRPr="00B17ACB" w:rsidRDefault="00AA407E" w:rsidP="00AA407E">
      <w:pPr>
        <w:numPr>
          <w:ilvl w:val="1"/>
          <w:numId w:val="23"/>
        </w:numPr>
        <w:spacing w:before="100" w:beforeAutospacing="1" w:after="100" w:afterAutospacing="1" w:line="240" w:lineRule="auto"/>
        <w:ind w:left="1440" w:hanging="360"/>
        <w:rPr>
          <w:ins w:id="1068" w:author="swolberg@amazon.com" w:date="2023-03-14T19:16:00Z"/>
          <w:rFonts w:ascii="Calibri" w:eastAsia="Times New Roman" w:hAnsi="Calibri" w:cs="Calibri"/>
          <w:sz w:val="20"/>
          <w:szCs w:val="20"/>
        </w:rPr>
      </w:pPr>
      <w:ins w:id="1069" w:author="swolberg@amazon.com" w:date="2023-03-14T19:16:00Z">
        <w:r w:rsidRPr="00B17ACB">
          <w:rPr>
            <w:rFonts w:ascii="Calibri" w:eastAsia="Times New Roman" w:hAnsi="Calibri" w:cs="Calibri"/>
            <w:sz w:val="20"/>
            <w:szCs w:val="20"/>
          </w:rPr>
          <w:t xml:space="preserve">Do you think SIM help with your question? </w:t>
        </w:r>
      </w:ins>
    </w:p>
    <w:p w14:paraId="408EF102" w14:textId="77777777" w:rsidR="00AA407E" w:rsidRPr="00B17ACB" w:rsidRDefault="00AA407E" w:rsidP="00AA407E">
      <w:pPr>
        <w:numPr>
          <w:ilvl w:val="1"/>
          <w:numId w:val="23"/>
        </w:numPr>
        <w:spacing w:before="100" w:beforeAutospacing="1" w:after="100" w:afterAutospacing="1" w:line="240" w:lineRule="auto"/>
        <w:ind w:left="1440" w:hanging="360"/>
        <w:rPr>
          <w:ins w:id="1070" w:author="swolberg@amazon.com" w:date="2023-03-14T19:16:00Z"/>
          <w:rFonts w:ascii="Calibri" w:eastAsia="Times New Roman" w:hAnsi="Calibri" w:cs="Calibri"/>
          <w:sz w:val="20"/>
          <w:szCs w:val="20"/>
        </w:rPr>
      </w:pPr>
      <w:ins w:id="1071" w:author="swolberg@amazon.com" w:date="2023-03-14T19:16:00Z">
        <w:r w:rsidRPr="00B17ACB">
          <w:rPr>
            <w:rFonts w:ascii="Calibri" w:eastAsia="Times New Roman" w:hAnsi="Calibri" w:cs="Calibri"/>
            <w:sz w:val="20"/>
            <w:szCs w:val="20"/>
          </w:rPr>
          <w:t xml:space="preserve">What other solution do you have? </w:t>
        </w:r>
      </w:ins>
    </w:p>
    <w:p w14:paraId="46C0B1C4" w14:textId="77777777" w:rsidR="00AA407E" w:rsidRPr="00B17ACB" w:rsidRDefault="00AA407E" w:rsidP="00AA407E">
      <w:pPr>
        <w:numPr>
          <w:ilvl w:val="1"/>
          <w:numId w:val="23"/>
        </w:numPr>
        <w:spacing w:before="100" w:beforeAutospacing="1" w:after="100" w:afterAutospacing="1" w:line="240" w:lineRule="auto"/>
        <w:ind w:left="1440" w:hanging="360"/>
        <w:rPr>
          <w:ins w:id="1072" w:author="swolberg@amazon.com" w:date="2023-03-14T19:16:00Z"/>
          <w:rFonts w:ascii="Calibri" w:eastAsia="Times New Roman" w:hAnsi="Calibri" w:cs="Calibri"/>
          <w:sz w:val="20"/>
          <w:szCs w:val="20"/>
        </w:rPr>
      </w:pPr>
      <w:ins w:id="1073" w:author="swolberg@amazon.com" w:date="2023-03-14T19:16:00Z">
        <w:r w:rsidRPr="00B17ACB">
          <w:rPr>
            <w:rFonts w:ascii="Calibri" w:eastAsia="Times New Roman" w:hAnsi="Calibri" w:cs="Calibri"/>
            <w:sz w:val="20"/>
            <w:szCs w:val="20"/>
          </w:rPr>
          <w:t>If you have a Turismo Sage or wiki to search for. Will you still cut SIM?</w:t>
        </w:r>
      </w:ins>
    </w:p>
    <w:p w14:paraId="69709673" w14:textId="77777777" w:rsidR="00AA407E" w:rsidRPr="00B17ACB" w:rsidRDefault="00AA407E" w:rsidP="00AA407E">
      <w:pPr>
        <w:numPr>
          <w:ilvl w:val="0"/>
          <w:numId w:val="24"/>
        </w:numPr>
        <w:spacing w:before="100" w:beforeAutospacing="1" w:after="100" w:afterAutospacing="1" w:line="240" w:lineRule="auto"/>
        <w:rPr>
          <w:ins w:id="1074" w:author="swolberg@amazon.com" w:date="2023-03-14T19:16:00Z"/>
          <w:rFonts w:ascii="Calibri" w:eastAsia="Times New Roman" w:hAnsi="Calibri" w:cs="Calibri"/>
          <w:sz w:val="20"/>
          <w:szCs w:val="20"/>
        </w:rPr>
      </w:pPr>
      <w:ins w:id="1075" w:author="swolberg@amazon.com" w:date="2023-03-14T19:16:00Z">
        <w:r w:rsidRPr="00B17ACB">
          <w:rPr>
            <w:rFonts w:ascii="Calibri" w:eastAsia="Times New Roman" w:hAnsi="Calibri" w:cs="Calibri"/>
            <w:sz w:val="20"/>
            <w:szCs w:val="20"/>
          </w:rPr>
          <w:t>super users and top question users</w:t>
        </w:r>
      </w:ins>
    </w:p>
    <w:p w14:paraId="1F48A959" w14:textId="77777777" w:rsidR="00AA407E" w:rsidRPr="00B17ACB" w:rsidRDefault="00AA407E" w:rsidP="00AA407E">
      <w:pPr>
        <w:numPr>
          <w:ilvl w:val="1"/>
          <w:numId w:val="25"/>
        </w:numPr>
        <w:spacing w:before="100" w:beforeAutospacing="1" w:after="100" w:afterAutospacing="1" w:line="240" w:lineRule="auto"/>
        <w:ind w:left="1440" w:hanging="360"/>
        <w:rPr>
          <w:ins w:id="1076" w:author="swolberg@amazon.com" w:date="2023-03-14T19:16:00Z"/>
          <w:rFonts w:ascii="Calibri" w:eastAsia="Times New Roman" w:hAnsi="Calibri" w:cs="Calibri"/>
          <w:sz w:val="20"/>
          <w:szCs w:val="20"/>
        </w:rPr>
      </w:pPr>
      <w:ins w:id="1077" w:author="swolberg@amazon.com" w:date="2023-03-14T19:16:00Z">
        <w:r w:rsidRPr="00B17ACB">
          <w:rPr>
            <w:rFonts w:ascii="Calibri" w:eastAsia="Times New Roman" w:hAnsi="Calibri" w:cs="Calibri"/>
            <w:sz w:val="20"/>
            <w:szCs w:val="20"/>
          </w:rPr>
          <w:t xml:space="preserve">why super users </w:t>
        </w:r>
        <w:proofErr w:type="gramStart"/>
        <w:r w:rsidRPr="00B17ACB">
          <w:rPr>
            <w:rFonts w:ascii="Calibri" w:eastAsia="Times New Roman" w:hAnsi="Calibri" w:cs="Calibri"/>
            <w:sz w:val="20"/>
            <w:szCs w:val="20"/>
          </w:rPr>
          <w:t>doesn’t</w:t>
        </w:r>
        <w:proofErr w:type="gramEnd"/>
        <w:r w:rsidRPr="00B17ACB">
          <w:rPr>
            <w:rFonts w:ascii="Calibri" w:eastAsia="Times New Roman" w:hAnsi="Calibri" w:cs="Calibri"/>
            <w:sz w:val="20"/>
            <w:szCs w:val="20"/>
          </w:rPr>
          <w:t xml:space="preserve"> have question or low question ratio</w:t>
        </w:r>
      </w:ins>
    </w:p>
    <w:p w14:paraId="41958091" w14:textId="77777777" w:rsidR="00AA407E" w:rsidRPr="00B17ACB" w:rsidRDefault="00AA407E" w:rsidP="00AA407E">
      <w:pPr>
        <w:spacing w:after="0" w:line="240" w:lineRule="auto"/>
        <w:rPr>
          <w:ins w:id="1078" w:author="swolberg@amazon.com" w:date="2023-03-14T19:16:00Z"/>
          <w:rFonts w:ascii="Calibri" w:eastAsia="Times New Roman" w:hAnsi="Calibri" w:cs="Calibri"/>
          <w:sz w:val="20"/>
          <w:szCs w:val="20"/>
        </w:rPr>
      </w:pPr>
      <w:ins w:id="1079" w:author="swolberg@amazon.com" w:date="2023-03-14T19:16:00Z">
        <w:r w:rsidRPr="00B17ACB">
          <w:rPr>
            <w:rFonts w:ascii="Calibri" w:eastAsia="Times New Roman" w:hAnsi="Calibri" w:cs="Calibri"/>
            <w:sz w:val="20"/>
            <w:szCs w:val="20"/>
          </w:rPr>
          <w:t xml:space="preserve">Conclusion: </w:t>
        </w:r>
      </w:ins>
    </w:p>
    <w:p w14:paraId="1F720E39" w14:textId="77777777" w:rsidR="00AA407E" w:rsidRPr="00B17ACB" w:rsidRDefault="00AA407E" w:rsidP="00AA407E">
      <w:pPr>
        <w:numPr>
          <w:ilvl w:val="0"/>
          <w:numId w:val="26"/>
        </w:numPr>
        <w:spacing w:before="100" w:beforeAutospacing="1" w:after="100" w:afterAutospacing="1" w:line="240" w:lineRule="auto"/>
        <w:rPr>
          <w:ins w:id="1080" w:author="swolberg@amazon.com" w:date="2023-03-14T19:16:00Z"/>
          <w:rFonts w:ascii="Calibri" w:eastAsia="Times New Roman" w:hAnsi="Calibri" w:cs="Calibri"/>
          <w:sz w:val="20"/>
          <w:szCs w:val="20"/>
        </w:rPr>
      </w:pPr>
      <w:ins w:id="1081" w:author="swolberg@amazon.com" w:date="2023-03-14T19:16:00Z">
        <w:r w:rsidRPr="00B17ACB">
          <w:rPr>
            <w:rFonts w:ascii="Calibri" w:eastAsia="Times New Roman" w:hAnsi="Calibri" w:cs="Calibri"/>
            <w:sz w:val="20"/>
            <w:szCs w:val="20"/>
          </w:rPr>
          <w:t>EU X role asked a lot question → form working group in EU and find SME</w:t>
        </w:r>
      </w:ins>
    </w:p>
    <w:p w14:paraId="7598687C" w14:textId="77777777" w:rsidR="00AA407E" w:rsidRPr="00B17ACB" w:rsidRDefault="00AA407E" w:rsidP="00AA407E">
      <w:pPr>
        <w:numPr>
          <w:ilvl w:val="0"/>
          <w:numId w:val="26"/>
        </w:numPr>
        <w:spacing w:before="100" w:beforeAutospacing="1" w:after="100" w:afterAutospacing="1" w:line="240" w:lineRule="auto"/>
        <w:rPr>
          <w:ins w:id="1082" w:author="swolberg@amazon.com" w:date="2023-03-14T19:16:00Z"/>
          <w:rFonts w:ascii="Calibri" w:eastAsia="Times New Roman" w:hAnsi="Calibri" w:cs="Calibri"/>
          <w:sz w:val="20"/>
          <w:szCs w:val="20"/>
        </w:rPr>
      </w:pPr>
      <w:ins w:id="1083" w:author="swolberg@amazon.com" w:date="2023-03-14T19:16:00Z">
        <w:r w:rsidRPr="00B17ACB">
          <w:rPr>
            <w:rFonts w:ascii="Calibri" w:eastAsia="Times New Roman" w:hAnsi="Calibri" w:cs="Calibri"/>
            <w:sz w:val="20"/>
            <w:szCs w:val="20"/>
          </w:rPr>
          <w:t>What question does Leadership ask in CBR deck?</w:t>
        </w:r>
      </w:ins>
    </w:p>
    <w:p w14:paraId="72ED5DB2" w14:textId="77777777" w:rsidR="00AA407E" w:rsidRPr="00B17ACB" w:rsidRDefault="00AA407E" w:rsidP="00AA407E">
      <w:pPr>
        <w:numPr>
          <w:ilvl w:val="0"/>
          <w:numId w:val="26"/>
        </w:numPr>
        <w:spacing w:before="100" w:beforeAutospacing="1" w:after="100" w:afterAutospacing="1" w:line="240" w:lineRule="auto"/>
        <w:rPr>
          <w:ins w:id="1084" w:author="swolberg@amazon.com" w:date="2023-03-14T19:16:00Z"/>
          <w:rFonts w:ascii="Calibri" w:eastAsia="Times New Roman" w:hAnsi="Calibri" w:cs="Calibri"/>
          <w:sz w:val="20"/>
          <w:szCs w:val="20"/>
        </w:rPr>
      </w:pPr>
      <w:ins w:id="1085" w:author="swolberg@amazon.com" w:date="2023-03-14T19:16:00Z">
        <w:r w:rsidRPr="00B17ACB">
          <w:rPr>
            <w:rFonts w:ascii="Calibri" w:eastAsia="Times New Roman" w:hAnsi="Calibri" w:cs="Calibri"/>
            <w:sz w:val="20"/>
            <w:szCs w:val="20"/>
          </w:rPr>
          <w:t xml:space="preserve">50% of SIM are related with </w:t>
        </w:r>
      </w:ins>
    </w:p>
    <w:p w14:paraId="17307139" w14:textId="77777777" w:rsidR="00AA407E" w:rsidRPr="00B17ACB" w:rsidRDefault="00AA407E" w:rsidP="00AA407E">
      <w:pPr>
        <w:numPr>
          <w:ilvl w:val="1"/>
          <w:numId w:val="27"/>
        </w:numPr>
        <w:spacing w:before="100" w:beforeAutospacing="1" w:after="100" w:afterAutospacing="1" w:line="240" w:lineRule="auto"/>
        <w:ind w:left="1440" w:hanging="360"/>
        <w:rPr>
          <w:ins w:id="1086" w:author="swolberg@amazon.com" w:date="2023-03-14T19:16:00Z"/>
          <w:rFonts w:ascii="Calibri" w:eastAsia="Times New Roman" w:hAnsi="Calibri" w:cs="Calibri"/>
          <w:sz w:val="20"/>
          <w:szCs w:val="20"/>
        </w:rPr>
      </w:pPr>
      <w:ins w:id="1087" w:author="swolberg@amazon.com" w:date="2023-03-14T19:16:00Z">
        <w:r w:rsidRPr="00B17ACB">
          <w:rPr>
            <w:rFonts w:ascii="Calibri" w:eastAsia="Times New Roman" w:hAnsi="Calibri" w:cs="Calibri"/>
            <w:sz w:val="20"/>
            <w:szCs w:val="20"/>
          </w:rPr>
          <w:t>Metric Comprehension</w:t>
        </w:r>
      </w:ins>
    </w:p>
    <w:p w14:paraId="38745F6A" w14:textId="77777777" w:rsidR="00AA407E" w:rsidRPr="00B17ACB" w:rsidRDefault="00AA407E" w:rsidP="00AA407E">
      <w:pPr>
        <w:numPr>
          <w:ilvl w:val="2"/>
          <w:numId w:val="28"/>
        </w:numPr>
        <w:spacing w:before="100" w:beforeAutospacing="1" w:after="100" w:afterAutospacing="1" w:line="240" w:lineRule="auto"/>
        <w:ind w:left="2160" w:hanging="360"/>
        <w:rPr>
          <w:ins w:id="1088" w:author="swolberg@amazon.com" w:date="2023-03-14T19:16:00Z"/>
          <w:rFonts w:ascii="Calibri" w:eastAsia="Times New Roman" w:hAnsi="Calibri" w:cs="Calibri"/>
          <w:sz w:val="20"/>
          <w:szCs w:val="20"/>
        </w:rPr>
      </w:pPr>
      <w:ins w:id="1089" w:author="swolberg@amazon.com" w:date="2023-03-14T19:16:00Z">
        <w:r w:rsidRPr="00B17ACB">
          <w:rPr>
            <w:rFonts w:ascii="Calibri" w:eastAsia="Times New Roman" w:hAnsi="Calibri" w:cs="Calibri"/>
            <w:sz w:val="20"/>
            <w:szCs w:val="20"/>
          </w:rPr>
          <w:t xml:space="preserve">It was main on certain metrics, not all metrics, </w:t>
        </w:r>
        <w:proofErr w:type="spellStart"/>
        <w:r w:rsidRPr="00B17ACB">
          <w:rPr>
            <w:rFonts w:ascii="Calibri" w:eastAsia="Times New Roman" w:hAnsi="Calibri" w:cs="Calibri"/>
            <w:sz w:val="20"/>
            <w:szCs w:val="20"/>
          </w:rPr>
          <w:t>eg.</w:t>
        </w:r>
        <w:proofErr w:type="spellEnd"/>
        <w:r w:rsidRPr="00B17ACB">
          <w:rPr>
            <w:rFonts w:ascii="Calibri" w:eastAsia="Times New Roman" w:hAnsi="Calibri" w:cs="Calibri"/>
            <w:sz w:val="20"/>
            <w:szCs w:val="20"/>
          </w:rPr>
          <w:t xml:space="preserve"> Top SIM asked questions are </w:t>
        </w:r>
      </w:ins>
    </w:p>
    <w:p w14:paraId="637D38D4" w14:textId="77777777" w:rsidR="00AA407E" w:rsidRPr="00B17ACB" w:rsidRDefault="00AA407E" w:rsidP="00AA407E">
      <w:pPr>
        <w:numPr>
          <w:ilvl w:val="3"/>
          <w:numId w:val="28"/>
        </w:numPr>
        <w:spacing w:before="100" w:beforeAutospacing="1" w:after="100" w:afterAutospacing="1" w:line="240" w:lineRule="auto"/>
        <w:rPr>
          <w:ins w:id="1090" w:author="swolberg@amazon.com" w:date="2023-03-14T19:16:00Z"/>
          <w:rFonts w:ascii="Calibri" w:eastAsia="Times New Roman" w:hAnsi="Calibri" w:cs="Calibri"/>
          <w:sz w:val="20"/>
          <w:szCs w:val="20"/>
        </w:rPr>
      </w:pPr>
      <w:ins w:id="1091" w:author="swolberg@amazon.com" w:date="2023-03-14T19:16:00Z">
        <w:r w:rsidRPr="00B17ACB">
          <w:rPr>
            <w:rFonts w:ascii="Calibri" w:eastAsia="Times New Roman" w:hAnsi="Calibri" w:cs="Calibri"/>
            <w:sz w:val="20"/>
            <w:szCs w:val="20"/>
          </w:rPr>
          <w:t xml:space="preserve">Net PPM, ASP and ACU, </w:t>
        </w:r>
      </w:ins>
    </w:p>
    <w:p w14:paraId="55F9F641" w14:textId="77777777" w:rsidR="00AA407E" w:rsidRPr="00B17ACB" w:rsidRDefault="00AA407E" w:rsidP="00AA407E">
      <w:pPr>
        <w:numPr>
          <w:ilvl w:val="3"/>
          <w:numId w:val="28"/>
        </w:numPr>
        <w:spacing w:before="100" w:beforeAutospacing="1" w:after="100" w:afterAutospacing="1" w:line="240" w:lineRule="auto"/>
        <w:rPr>
          <w:ins w:id="1092" w:author="swolberg@amazon.com" w:date="2023-03-14T19:16:00Z"/>
          <w:rFonts w:ascii="Calibri" w:eastAsia="Times New Roman" w:hAnsi="Calibri" w:cs="Calibri"/>
          <w:sz w:val="20"/>
          <w:szCs w:val="20"/>
        </w:rPr>
      </w:pPr>
      <w:ins w:id="1093" w:author="swolberg@amazon.com" w:date="2023-03-14T19:16:00Z">
        <w:r w:rsidRPr="00B17ACB">
          <w:rPr>
            <w:rFonts w:ascii="Calibri" w:eastAsia="Times New Roman" w:hAnsi="Calibri" w:cs="Calibri"/>
            <w:sz w:val="20"/>
            <w:szCs w:val="20"/>
          </w:rPr>
          <w:t xml:space="preserve">Net Receipt, </w:t>
        </w:r>
      </w:ins>
    </w:p>
    <w:p w14:paraId="71690243" w14:textId="77777777" w:rsidR="00AA407E" w:rsidRPr="00B17ACB" w:rsidRDefault="00AA407E" w:rsidP="00AA407E">
      <w:pPr>
        <w:numPr>
          <w:ilvl w:val="3"/>
          <w:numId w:val="28"/>
        </w:numPr>
        <w:spacing w:before="100" w:beforeAutospacing="1" w:after="100" w:afterAutospacing="1" w:line="240" w:lineRule="auto"/>
        <w:rPr>
          <w:ins w:id="1094" w:author="swolberg@amazon.com" w:date="2023-03-14T19:16:00Z"/>
          <w:rFonts w:ascii="Calibri" w:eastAsia="Times New Roman" w:hAnsi="Calibri" w:cs="Calibri"/>
          <w:sz w:val="20"/>
          <w:szCs w:val="20"/>
        </w:rPr>
      </w:pPr>
      <w:ins w:id="1095" w:author="swolberg@amazon.com" w:date="2023-03-14T19:16:00Z">
        <w:r w:rsidRPr="00B17ACB">
          <w:rPr>
            <w:rFonts w:ascii="Calibri" w:eastAsia="Times New Roman" w:hAnsi="Calibri" w:cs="Calibri"/>
            <w:sz w:val="20"/>
            <w:szCs w:val="20"/>
          </w:rPr>
          <w:t xml:space="preserve">Deal OPS, </w:t>
        </w:r>
      </w:ins>
    </w:p>
    <w:p w14:paraId="6488BEB2" w14:textId="77777777" w:rsidR="00AA407E" w:rsidRPr="00B17ACB" w:rsidRDefault="00AA407E" w:rsidP="00AA407E">
      <w:pPr>
        <w:numPr>
          <w:ilvl w:val="3"/>
          <w:numId w:val="28"/>
        </w:numPr>
        <w:spacing w:before="100" w:beforeAutospacing="1" w:after="100" w:afterAutospacing="1" w:line="240" w:lineRule="auto"/>
        <w:rPr>
          <w:ins w:id="1096" w:author="swolberg@amazon.com" w:date="2023-03-14T19:16:00Z"/>
          <w:rFonts w:ascii="Calibri" w:eastAsia="Times New Roman" w:hAnsi="Calibri" w:cs="Calibri"/>
          <w:sz w:val="20"/>
          <w:szCs w:val="20"/>
        </w:rPr>
      </w:pPr>
      <w:ins w:id="1097" w:author="swolberg@amazon.com" w:date="2023-03-14T19:16:00Z">
        <w:r w:rsidRPr="00B17ACB">
          <w:rPr>
            <w:rFonts w:ascii="Calibri" w:eastAsia="Times New Roman" w:hAnsi="Calibri" w:cs="Calibri"/>
            <w:sz w:val="20"/>
            <w:szCs w:val="20"/>
          </w:rPr>
          <w:t xml:space="preserve">ROOS, </w:t>
        </w:r>
      </w:ins>
    </w:p>
    <w:p w14:paraId="6D08A454" w14:textId="77777777" w:rsidR="00AA407E" w:rsidRPr="00B17ACB" w:rsidRDefault="00AA407E" w:rsidP="00AA407E">
      <w:pPr>
        <w:numPr>
          <w:ilvl w:val="3"/>
          <w:numId w:val="28"/>
        </w:numPr>
        <w:spacing w:before="100" w:beforeAutospacing="1" w:after="100" w:afterAutospacing="1" w:line="240" w:lineRule="auto"/>
        <w:rPr>
          <w:ins w:id="1098" w:author="swolberg@amazon.com" w:date="2023-03-14T19:16:00Z"/>
          <w:rFonts w:ascii="Calibri" w:eastAsia="Times New Roman" w:hAnsi="Calibri" w:cs="Calibri"/>
          <w:sz w:val="20"/>
          <w:szCs w:val="20"/>
        </w:rPr>
      </w:pPr>
      <w:ins w:id="1099" w:author="swolberg@amazon.com" w:date="2023-03-14T19:16:00Z">
        <w:r w:rsidRPr="00B17ACB">
          <w:rPr>
            <w:rFonts w:ascii="Calibri" w:eastAsia="Times New Roman" w:hAnsi="Calibri" w:cs="Calibri"/>
            <w:sz w:val="20"/>
            <w:szCs w:val="20"/>
          </w:rPr>
          <w:t>Confirmation Rate/Fill Rate</w:t>
        </w:r>
      </w:ins>
    </w:p>
    <w:p w14:paraId="7F951968" w14:textId="77777777" w:rsidR="00AA407E" w:rsidRPr="00B17ACB" w:rsidRDefault="00AA407E" w:rsidP="00AA407E">
      <w:pPr>
        <w:numPr>
          <w:ilvl w:val="3"/>
          <w:numId w:val="28"/>
        </w:numPr>
        <w:spacing w:before="100" w:beforeAutospacing="1" w:after="100" w:afterAutospacing="1" w:line="240" w:lineRule="auto"/>
        <w:rPr>
          <w:ins w:id="1100" w:author="swolberg@amazon.com" w:date="2023-03-14T19:16:00Z"/>
          <w:rFonts w:ascii="Calibri" w:eastAsia="Times New Roman" w:hAnsi="Calibri" w:cs="Calibri"/>
          <w:sz w:val="20"/>
          <w:szCs w:val="20"/>
        </w:rPr>
      </w:pPr>
      <w:ins w:id="1101" w:author="swolberg@amazon.com" w:date="2023-03-14T19:16:00Z">
        <w:r w:rsidRPr="00B17ACB">
          <w:rPr>
            <w:rFonts w:ascii="Calibri" w:eastAsia="Times New Roman" w:hAnsi="Calibri" w:cs="Calibri"/>
            <w:sz w:val="20"/>
            <w:szCs w:val="20"/>
          </w:rPr>
          <w:t xml:space="preserve">GV, </w:t>
        </w:r>
      </w:ins>
    </w:p>
    <w:p w14:paraId="15FCA465" w14:textId="77777777" w:rsidR="00AA407E" w:rsidRPr="00B17ACB" w:rsidRDefault="00AA407E" w:rsidP="00AA407E">
      <w:pPr>
        <w:numPr>
          <w:ilvl w:val="3"/>
          <w:numId w:val="28"/>
        </w:numPr>
        <w:spacing w:before="100" w:beforeAutospacing="1" w:after="100" w:afterAutospacing="1" w:line="240" w:lineRule="auto"/>
        <w:rPr>
          <w:ins w:id="1102" w:author="swolberg@amazon.com" w:date="2023-03-14T19:16:00Z"/>
          <w:rFonts w:ascii="Calibri" w:eastAsia="Times New Roman" w:hAnsi="Calibri" w:cs="Calibri"/>
          <w:sz w:val="20"/>
          <w:szCs w:val="20"/>
        </w:rPr>
      </w:pPr>
      <w:ins w:id="1103" w:author="swolberg@amazon.com" w:date="2023-03-14T19:16:00Z">
        <w:r w:rsidRPr="00B17ACB">
          <w:rPr>
            <w:rFonts w:ascii="Calibri" w:eastAsia="Times New Roman" w:hAnsi="Calibri" w:cs="Calibri"/>
            <w:sz w:val="20"/>
            <w:szCs w:val="20"/>
          </w:rPr>
          <w:t xml:space="preserve">BBFTI, </w:t>
        </w:r>
      </w:ins>
    </w:p>
    <w:p w14:paraId="183B62AD" w14:textId="77777777" w:rsidR="00AA407E" w:rsidRPr="00B17ACB" w:rsidRDefault="00AA407E" w:rsidP="00AA407E">
      <w:pPr>
        <w:numPr>
          <w:ilvl w:val="3"/>
          <w:numId w:val="28"/>
        </w:numPr>
        <w:spacing w:before="100" w:beforeAutospacing="1" w:after="100" w:afterAutospacing="1" w:line="240" w:lineRule="auto"/>
        <w:rPr>
          <w:ins w:id="1104" w:author="swolberg@amazon.com" w:date="2023-03-14T19:16:00Z"/>
          <w:rFonts w:ascii="Calibri" w:eastAsia="Times New Roman" w:hAnsi="Calibri" w:cs="Calibri"/>
          <w:sz w:val="20"/>
          <w:szCs w:val="20"/>
        </w:rPr>
      </w:pPr>
      <w:ins w:id="1105" w:author="swolberg@amazon.com" w:date="2023-03-14T19:16:00Z">
        <w:r w:rsidRPr="00B17ACB">
          <w:rPr>
            <w:rFonts w:ascii="Calibri" w:eastAsia="Times New Roman" w:hAnsi="Calibri" w:cs="Calibri"/>
            <w:sz w:val="20"/>
            <w:szCs w:val="20"/>
          </w:rPr>
          <w:t>Inventory</w:t>
        </w:r>
      </w:ins>
    </w:p>
    <w:p w14:paraId="3945523A" w14:textId="77777777" w:rsidR="00AA407E" w:rsidRPr="00B17ACB" w:rsidRDefault="00AA407E" w:rsidP="00AA407E">
      <w:pPr>
        <w:numPr>
          <w:ilvl w:val="3"/>
          <w:numId w:val="28"/>
        </w:numPr>
        <w:spacing w:before="100" w:beforeAutospacing="1" w:after="100" w:afterAutospacing="1" w:line="240" w:lineRule="auto"/>
        <w:rPr>
          <w:ins w:id="1106" w:author="swolberg@amazon.com" w:date="2023-03-14T19:16:00Z"/>
          <w:rFonts w:ascii="Calibri" w:eastAsia="Times New Roman" w:hAnsi="Calibri" w:cs="Calibri"/>
          <w:sz w:val="20"/>
          <w:szCs w:val="20"/>
        </w:rPr>
      </w:pPr>
      <w:ins w:id="1107" w:author="swolberg@amazon.com" w:date="2023-03-14T19:16:00Z">
        <w:r w:rsidRPr="00B17ACB">
          <w:rPr>
            <w:rFonts w:ascii="Calibri" w:eastAsia="Times New Roman" w:hAnsi="Calibri" w:cs="Calibri"/>
            <w:sz w:val="20"/>
            <w:szCs w:val="20"/>
          </w:rPr>
          <w:t>Customer Return</w:t>
        </w:r>
      </w:ins>
    </w:p>
    <w:p w14:paraId="33704A92" w14:textId="77777777" w:rsidR="00AA407E" w:rsidRPr="00B17ACB" w:rsidRDefault="00AA407E" w:rsidP="00AA407E">
      <w:pPr>
        <w:numPr>
          <w:ilvl w:val="3"/>
          <w:numId w:val="28"/>
        </w:numPr>
        <w:spacing w:before="100" w:beforeAutospacing="1" w:after="100" w:afterAutospacing="1" w:line="240" w:lineRule="auto"/>
        <w:rPr>
          <w:ins w:id="1108" w:author="swolberg@amazon.com" w:date="2023-03-14T19:16:00Z"/>
          <w:rFonts w:ascii="Calibri" w:eastAsia="Times New Roman" w:hAnsi="Calibri" w:cs="Calibri"/>
          <w:sz w:val="20"/>
          <w:szCs w:val="20"/>
        </w:rPr>
      </w:pPr>
      <w:ins w:id="1109" w:author="swolberg@amazon.com" w:date="2023-03-14T19:16:00Z">
        <w:r w:rsidRPr="00B17ACB">
          <w:rPr>
            <w:rFonts w:ascii="Calibri" w:eastAsia="Times New Roman" w:hAnsi="Calibri" w:cs="Calibri"/>
            <w:sz w:val="20"/>
            <w:szCs w:val="20"/>
          </w:rPr>
          <w:t>AB view?</w:t>
        </w:r>
      </w:ins>
    </w:p>
    <w:p w14:paraId="75E99229" w14:textId="77777777" w:rsidR="00AA407E" w:rsidRPr="00B17ACB" w:rsidRDefault="00AA407E" w:rsidP="00AA407E">
      <w:pPr>
        <w:numPr>
          <w:ilvl w:val="1"/>
          <w:numId w:val="28"/>
        </w:numPr>
        <w:spacing w:before="100" w:beforeAutospacing="1" w:after="100" w:afterAutospacing="1" w:line="240" w:lineRule="auto"/>
        <w:ind w:hanging="360"/>
        <w:rPr>
          <w:ins w:id="1110" w:author="swolberg@amazon.com" w:date="2023-03-14T19:16:00Z"/>
          <w:rFonts w:ascii="Calibri" w:eastAsia="Times New Roman" w:hAnsi="Calibri" w:cs="Calibri"/>
          <w:sz w:val="20"/>
          <w:szCs w:val="20"/>
        </w:rPr>
      </w:pPr>
      <w:ins w:id="1111" w:author="swolberg@amazon.com" w:date="2023-03-14T19:16:00Z">
        <w:r w:rsidRPr="00B17ACB">
          <w:rPr>
            <w:rFonts w:ascii="Calibri" w:eastAsia="Times New Roman" w:hAnsi="Calibri" w:cs="Calibri"/>
            <w:sz w:val="20"/>
            <w:szCs w:val="20"/>
          </w:rPr>
          <w:t xml:space="preserve">Data availability </w:t>
        </w:r>
      </w:ins>
    </w:p>
    <w:p w14:paraId="1C9927E8" w14:textId="77777777" w:rsidR="00AA407E" w:rsidRPr="00B17ACB" w:rsidRDefault="00AA407E" w:rsidP="00AA407E">
      <w:pPr>
        <w:numPr>
          <w:ilvl w:val="2"/>
          <w:numId w:val="29"/>
        </w:numPr>
        <w:spacing w:before="100" w:beforeAutospacing="1" w:after="100" w:afterAutospacing="1" w:line="240" w:lineRule="auto"/>
        <w:ind w:left="1440" w:hanging="360"/>
        <w:rPr>
          <w:ins w:id="1112" w:author="swolberg@amazon.com" w:date="2023-03-14T19:16:00Z"/>
          <w:rFonts w:ascii="Calibri" w:eastAsia="Times New Roman" w:hAnsi="Calibri" w:cs="Calibri"/>
          <w:sz w:val="20"/>
          <w:szCs w:val="20"/>
        </w:rPr>
      </w:pPr>
      <w:ins w:id="1113" w:author="swolberg@amazon.com" w:date="2023-03-14T19:16:00Z">
        <w:r w:rsidRPr="00B17ACB">
          <w:rPr>
            <w:rFonts w:ascii="Calibri" w:eastAsia="Times New Roman" w:hAnsi="Calibri" w:cs="Calibri"/>
            <w:sz w:val="20"/>
            <w:szCs w:val="20"/>
          </w:rPr>
          <w:lastRenderedPageBreak/>
          <w:t xml:space="preserve">15% SIM in User Knowledge are related with Data unavailability. This can be addressed through surfacing metadata of data availability of Turismo UI. </w:t>
        </w:r>
      </w:ins>
    </w:p>
    <w:p w14:paraId="3A9CB03F" w14:textId="77777777" w:rsidR="00AA407E" w:rsidRPr="00B17ACB" w:rsidRDefault="00AA407E" w:rsidP="00AA407E">
      <w:pPr>
        <w:numPr>
          <w:ilvl w:val="1"/>
          <w:numId w:val="29"/>
        </w:numPr>
        <w:spacing w:before="100" w:beforeAutospacing="1" w:after="100" w:afterAutospacing="1" w:line="240" w:lineRule="auto"/>
        <w:ind w:left="2160" w:hanging="360"/>
        <w:rPr>
          <w:ins w:id="1114" w:author="swolberg@amazon.com" w:date="2023-03-14T19:16:00Z"/>
          <w:rFonts w:ascii="Calibri" w:eastAsia="Times New Roman" w:hAnsi="Calibri" w:cs="Calibri"/>
          <w:sz w:val="20"/>
          <w:szCs w:val="20"/>
        </w:rPr>
      </w:pPr>
      <w:ins w:id="1115" w:author="swolberg@amazon.com" w:date="2023-03-14T19:16:00Z">
        <w:r w:rsidRPr="00B17ACB">
          <w:rPr>
            <w:rFonts w:ascii="Calibri" w:eastAsia="Times New Roman" w:hAnsi="Calibri" w:cs="Calibri"/>
            <w:sz w:val="20"/>
            <w:szCs w:val="20"/>
          </w:rPr>
          <w:t>Data Wrong</w:t>
        </w:r>
      </w:ins>
    </w:p>
    <w:p w14:paraId="282226DF" w14:textId="77777777" w:rsidR="00AA407E" w:rsidRPr="00B17ACB" w:rsidRDefault="00AA407E" w:rsidP="00AA407E">
      <w:pPr>
        <w:numPr>
          <w:ilvl w:val="0"/>
          <w:numId w:val="29"/>
        </w:numPr>
        <w:spacing w:before="100" w:beforeAutospacing="1" w:after="100" w:afterAutospacing="1" w:line="240" w:lineRule="auto"/>
        <w:rPr>
          <w:ins w:id="1116" w:author="swolberg@amazon.com" w:date="2023-03-14T19:16:00Z"/>
          <w:rFonts w:ascii="Calibri" w:eastAsia="Times New Roman" w:hAnsi="Calibri" w:cs="Calibri"/>
          <w:sz w:val="20"/>
          <w:szCs w:val="20"/>
        </w:rPr>
      </w:pPr>
      <w:ins w:id="1117" w:author="swolberg@amazon.com" w:date="2023-03-14T19:16:00Z">
        <w:r w:rsidRPr="00B17ACB">
          <w:rPr>
            <w:rFonts w:ascii="Calibri" w:eastAsia="Times New Roman" w:hAnsi="Calibri" w:cs="Calibri"/>
            <w:sz w:val="20"/>
            <w:szCs w:val="20"/>
          </w:rPr>
          <w:t xml:space="preserve">How many are repeated response which we can reduce through chatbot or other </w:t>
        </w:r>
      </w:ins>
    </w:p>
    <w:p w14:paraId="413A0584" w14:textId="77777777" w:rsidR="00AA407E" w:rsidRPr="00B17ACB" w:rsidRDefault="00AA407E" w:rsidP="00AA407E">
      <w:pPr>
        <w:pBdr>
          <w:bottom w:val="single" w:sz="12" w:space="1" w:color="auto"/>
        </w:pBdr>
        <w:spacing w:after="0"/>
        <w:rPr>
          <w:ins w:id="1118" w:author="swolberg@amazon.com" w:date="2023-03-14T19:16:00Z"/>
          <w:rFonts w:ascii="Calibri" w:eastAsia="Times New Roman" w:hAnsi="Calibri" w:cs="Calibri"/>
          <w:b/>
          <w:bCs/>
          <w:sz w:val="20"/>
          <w:szCs w:val="20"/>
        </w:rPr>
      </w:pPr>
      <w:ins w:id="1119" w:author="swolberg@amazon.com" w:date="2023-03-14T19:16:00Z">
        <w:r w:rsidRPr="00B17ACB">
          <w:rPr>
            <w:rFonts w:ascii="Calibri" w:eastAsia="Times New Roman" w:hAnsi="Calibri" w:cs="Calibri"/>
            <w:sz w:val="20"/>
            <w:szCs w:val="20"/>
          </w:rPr>
          <w:br/>
        </w:r>
        <w:r w:rsidRPr="00B17ACB">
          <w:rPr>
            <w:rFonts w:ascii="Calibri" w:eastAsia="Times New Roman" w:hAnsi="Calibri" w:cs="Calibri"/>
            <w:b/>
            <w:bCs/>
            <w:sz w:val="20"/>
            <w:szCs w:val="20"/>
          </w:rPr>
          <w:fldChar w:fldCharType="begin"/>
        </w:r>
        <w:r w:rsidRPr="00B17ACB">
          <w:rPr>
            <w:rFonts w:ascii="Calibri" w:eastAsia="Times New Roman" w:hAnsi="Calibri" w:cs="Calibri"/>
            <w:b/>
            <w:bCs/>
            <w:sz w:val="20"/>
            <w:szCs w:val="20"/>
          </w:rPr>
          <w:instrText xml:space="preserve"> HYPERLINK "https://quip-amazon.com/R7GyAProD7mB/Untitled" \l "temp:C:XST2c84f28a1a954852b2700b088" </w:instrText>
        </w:r>
        <w:r w:rsidRPr="00B17ACB">
          <w:rPr>
            <w:rFonts w:ascii="Calibri" w:eastAsia="Times New Roman" w:hAnsi="Calibri" w:cs="Calibri"/>
            <w:b/>
            <w:bCs/>
            <w:sz w:val="20"/>
            <w:szCs w:val="20"/>
          </w:rPr>
          <w:fldChar w:fldCharType="separate"/>
        </w:r>
        <w:r w:rsidRPr="00B17ACB">
          <w:rPr>
            <w:rFonts w:ascii="Calibri" w:eastAsia="Times New Roman" w:hAnsi="Calibri" w:cs="Calibri"/>
            <w:b/>
            <w:bCs/>
            <w:color w:val="0000FF"/>
            <w:sz w:val="20"/>
            <w:szCs w:val="20"/>
            <w:u w:val="single"/>
          </w:rPr>
          <w:t>Week of 3.13-3.17 Interviews</w:t>
        </w:r>
        <w:r w:rsidRPr="00B17ACB">
          <w:rPr>
            <w:rFonts w:ascii="Calibri" w:eastAsia="Times New Roman" w:hAnsi="Calibri" w:cs="Calibri"/>
            <w:b/>
            <w:bCs/>
            <w:sz w:val="20"/>
            <w:szCs w:val="20"/>
          </w:rPr>
          <w:fldChar w:fldCharType="end"/>
        </w:r>
      </w:ins>
    </w:p>
    <w:p w14:paraId="69F25DE3" w14:textId="77777777" w:rsidR="00AA407E" w:rsidRPr="00B17ACB" w:rsidRDefault="00AA407E" w:rsidP="00AA407E">
      <w:pPr>
        <w:pBdr>
          <w:bottom w:val="single" w:sz="12" w:space="1" w:color="auto"/>
        </w:pBdr>
        <w:spacing w:after="0"/>
        <w:rPr>
          <w:ins w:id="1120" w:author="swolberg@amazon.com" w:date="2023-03-14T19:16:00Z"/>
          <w:rFonts w:ascii="Calibri" w:hAnsi="Calibri" w:cs="Calibri"/>
          <w:b/>
          <w:sz w:val="20"/>
          <w:szCs w:val="20"/>
        </w:rPr>
      </w:pPr>
    </w:p>
    <w:p w14:paraId="1208AB81" w14:textId="77777777" w:rsidR="00AA407E" w:rsidRPr="00B17ACB" w:rsidRDefault="00AA407E" w:rsidP="00AA407E">
      <w:pPr>
        <w:pStyle w:val="Heading1"/>
        <w:rPr>
          <w:ins w:id="1121" w:author="swolberg@amazon.com" w:date="2023-03-14T19:16:00Z"/>
          <w:rFonts w:ascii="Calibri" w:hAnsi="Calibri" w:cs="Calibri"/>
          <w:sz w:val="20"/>
          <w:szCs w:val="20"/>
        </w:rPr>
      </w:pPr>
      <w:ins w:id="1122" w:author="swolberg@amazon.com" w:date="2023-03-14T19:16:00Z">
        <w:r w:rsidRPr="00B17ACB">
          <w:rPr>
            <w:rFonts w:ascii="Calibri" w:hAnsi="Calibri" w:cs="Calibri"/>
            <w:sz w:val="20"/>
            <w:szCs w:val="20"/>
          </w:rPr>
          <w:t>Customer Insight (Survey+ SIM+ Metric Usage)</w:t>
        </w:r>
      </w:ins>
    </w:p>
    <w:p w14:paraId="71A825C3" w14:textId="77777777" w:rsidR="00AA407E" w:rsidRPr="00B17ACB" w:rsidRDefault="00AA407E" w:rsidP="00AA407E">
      <w:pPr>
        <w:spacing w:after="240"/>
        <w:rPr>
          <w:ins w:id="1123" w:author="swolberg@amazon.com" w:date="2023-03-14T19:16:00Z"/>
          <w:rFonts w:ascii="Calibri" w:hAnsi="Calibri" w:cs="Calibri"/>
          <w:sz w:val="20"/>
          <w:szCs w:val="20"/>
        </w:rPr>
      </w:pPr>
      <w:ins w:id="1124" w:author="swolberg@amazon.com" w:date="2023-03-14T19:16:00Z">
        <w:r w:rsidRPr="00B17ACB">
          <w:rPr>
            <w:rFonts w:ascii="Calibri" w:hAnsi="Calibri" w:cs="Calibri"/>
            <w:sz w:val="20"/>
            <w:szCs w:val="20"/>
          </w:rPr>
          <w:br/>
        </w:r>
        <w:r w:rsidRPr="00B17ACB">
          <w:rPr>
            <w:rFonts w:ascii="Calibri" w:hAnsi="Calibri" w:cs="Calibri"/>
            <w:b/>
            <w:bCs/>
            <w:sz w:val="20"/>
            <w:szCs w:val="20"/>
          </w:rPr>
          <w:t xml:space="preserve">Goal: </w:t>
        </w:r>
        <w:r w:rsidRPr="00B17ACB">
          <w:rPr>
            <w:rFonts w:ascii="Calibri" w:hAnsi="Calibri" w:cs="Calibri"/>
            <w:sz w:val="20"/>
            <w:szCs w:val="20"/>
          </w:rPr>
          <w:t xml:space="preserve">To ensure data consistence, comprehensive and accurate </w:t>
        </w:r>
        <w:r w:rsidRPr="00B17ACB">
          <w:rPr>
            <w:rFonts w:ascii="Calibri" w:hAnsi="Calibri" w:cs="Calibri"/>
            <w:sz w:val="20"/>
            <w:szCs w:val="20"/>
          </w:rPr>
          <w:br/>
        </w:r>
        <w:r w:rsidRPr="00B17ACB">
          <w:rPr>
            <w:rFonts w:ascii="Calibri" w:hAnsi="Calibri" w:cs="Calibri"/>
            <w:sz w:val="20"/>
            <w:szCs w:val="20"/>
          </w:rPr>
          <w:br/>
        </w:r>
        <w:r w:rsidRPr="00B17ACB">
          <w:rPr>
            <w:rFonts w:ascii="Calibri" w:hAnsi="Calibri" w:cs="Calibri"/>
            <w:b/>
            <w:bCs/>
            <w:sz w:val="20"/>
            <w:szCs w:val="20"/>
          </w:rPr>
          <w:t>Data points contradict between survey and usage/SIM</w:t>
        </w:r>
      </w:ins>
    </w:p>
    <w:p w14:paraId="5ABDA8FE" w14:textId="77777777" w:rsidR="00AA407E" w:rsidRPr="00B17ACB" w:rsidRDefault="00AA407E" w:rsidP="00AA407E">
      <w:pPr>
        <w:numPr>
          <w:ilvl w:val="0"/>
          <w:numId w:val="30"/>
        </w:numPr>
        <w:spacing w:before="100" w:beforeAutospacing="1" w:after="100" w:afterAutospacing="1" w:line="240" w:lineRule="auto"/>
        <w:rPr>
          <w:ins w:id="1125" w:author="swolberg@amazon.com" w:date="2023-03-14T19:16:00Z"/>
          <w:rFonts w:ascii="Calibri" w:hAnsi="Calibri" w:cs="Calibri"/>
          <w:sz w:val="20"/>
          <w:szCs w:val="20"/>
        </w:rPr>
      </w:pPr>
      <w:ins w:id="1126" w:author="swolberg@amazon.com" w:date="2023-03-14T19:16:00Z">
        <w:r w:rsidRPr="00B17ACB">
          <w:rPr>
            <w:rFonts w:ascii="Calibri" w:hAnsi="Calibri" w:cs="Calibri"/>
            <w:sz w:val="20"/>
            <w:szCs w:val="20"/>
          </w:rPr>
          <w:t>75% user raise only 1 SIM/ year but based on survey user 76% users think each week they have 6-10 or 11-15 metrics question/issue → further survey</w:t>
        </w:r>
      </w:ins>
    </w:p>
    <w:p w14:paraId="3908FB8E" w14:textId="77777777" w:rsidR="00AA407E" w:rsidRPr="00B17ACB" w:rsidRDefault="00AA407E" w:rsidP="00AA407E">
      <w:pPr>
        <w:numPr>
          <w:ilvl w:val="0"/>
          <w:numId w:val="30"/>
        </w:numPr>
        <w:spacing w:before="100" w:beforeAutospacing="1" w:after="100" w:afterAutospacing="1" w:line="240" w:lineRule="auto"/>
        <w:rPr>
          <w:ins w:id="1127" w:author="swolberg@amazon.com" w:date="2023-03-14T19:16:00Z"/>
          <w:rFonts w:ascii="Calibri" w:hAnsi="Calibri" w:cs="Calibri"/>
          <w:sz w:val="20"/>
          <w:szCs w:val="20"/>
        </w:rPr>
      </w:pPr>
      <w:ins w:id="1128" w:author="swolberg@amazon.com" w:date="2023-03-14T19:16:00Z">
        <w:r w:rsidRPr="00B17ACB">
          <w:rPr>
            <w:rFonts w:ascii="Calibri" w:hAnsi="Calibri" w:cs="Calibri"/>
            <w:sz w:val="20"/>
            <w:szCs w:val="20"/>
          </w:rPr>
          <w:t>GMS and GV are top usage metrics in usage data but not in survey</w:t>
        </w:r>
      </w:ins>
    </w:p>
    <w:p w14:paraId="28A743EA" w14:textId="77777777" w:rsidR="00AA407E" w:rsidRPr="00B17ACB" w:rsidRDefault="00AA407E" w:rsidP="00AA407E">
      <w:pPr>
        <w:numPr>
          <w:ilvl w:val="0"/>
          <w:numId w:val="30"/>
        </w:numPr>
        <w:spacing w:before="100" w:beforeAutospacing="1" w:after="100" w:afterAutospacing="1" w:line="240" w:lineRule="auto"/>
        <w:rPr>
          <w:ins w:id="1129" w:author="swolberg@amazon.com" w:date="2023-03-14T19:16:00Z"/>
          <w:rFonts w:ascii="Calibri" w:hAnsi="Calibri" w:cs="Calibri"/>
          <w:sz w:val="20"/>
          <w:szCs w:val="20"/>
        </w:rPr>
      </w:pPr>
      <w:ins w:id="1130" w:author="swolberg@amazon.com" w:date="2023-03-14T19:16:00Z">
        <w:r w:rsidRPr="00B17ACB">
          <w:rPr>
            <w:rFonts w:ascii="Calibri" w:hAnsi="Calibri" w:cs="Calibri"/>
            <w:sz w:val="20"/>
            <w:szCs w:val="20"/>
          </w:rPr>
          <w:t xml:space="preserve">root cause of the </w:t>
        </w:r>
        <w:proofErr w:type="gramStart"/>
        <w:r w:rsidRPr="00B17ACB">
          <w:rPr>
            <w:rFonts w:ascii="Calibri" w:hAnsi="Calibri" w:cs="Calibri"/>
            <w:sz w:val="20"/>
            <w:szCs w:val="20"/>
          </w:rPr>
          <w:t>issue :</w:t>
        </w:r>
        <w:proofErr w:type="gramEnd"/>
        <w:r w:rsidRPr="00B17ACB">
          <w:rPr>
            <w:rFonts w:ascii="Calibri" w:hAnsi="Calibri" w:cs="Calibri"/>
            <w:sz w:val="20"/>
            <w:szCs w:val="20"/>
          </w:rPr>
          <w:t xml:space="preserve"> </w:t>
        </w:r>
        <w:r w:rsidRPr="00B17ACB">
          <w:rPr>
            <w:rFonts w:ascii="Calibri" w:hAnsi="Calibri" w:cs="Calibri"/>
            <w:b/>
            <w:bCs/>
            <w:sz w:val="20"/>
            <w:szCs w:val="20"/>
          </w:rPr>
          <w:t>Metric is delayed.</w:t>
        </w:r>
      </w:ins>
    </w:p>
    <w:p w14:paraId="33E52CDE" w14:textId="77777777" w:rsidR="00AA407E" w:rsidRPr="00B17ACB" w:rsidRDefault="00AA407E" w:rsidP="00AA407E">
      <w:pPr>
        <w:numPr>
          <w:ilvl w:val="1"/>
          <w:numId w:val="30"/>
        </w:numPr>
        <w:spacing w:before="100" w:beforeAutospacing="1" w:after="100" w:afterAutospacing="1" w:line="240" w:lineRule="auto"/>
        <w:rPr>
          <w:ins w:id="1131" w:author="swolberg@amazon.com" w:date="2023-03-14T19:16:00Z"/>
          <w:rFonts w:ascii="Calibri" w:hAnsi="Calibri" w:cs="Calibri"/>
          <w:sz w:val="20"/>
          <w:szCs w:val="20"/>
        </w:rPr>
      </w:pPr>
      <w:ins w:id="1132" w:author="swolberg@amazon.com" w:date="2023-03-14T19:16:00Z">
        <w:r w:rsidRPr="00B17ACB">
          <w:rPr>
            <w:rFonts w:ascii="Calibri" w:hAnsi="Calibri" w:cs="Calibri"/>
            <w:sz w:val="20"/>
            <w:szCs w:val="20"/>
          </w:rPr>
          <w:t>Survey shows just 1 response but SIM shows 300 SIM (~22</w:t>
        </w:r>
        <w:proofErr w:type="gramStart"/>
        <w:r w:rsidRPr="00B17ACB">
          <w:rPr>
            <w:rFonts w:ascii="Calibri" w:hAnsi="Calibri" w:cs="Calibri"/>
            <w:sz w:val="20"/>
            <w:szCs w:val="20"/>
          </w:rPr>
          <w:t>%)and</w:t>
        </w:r>
        <w:proofErr w:type="gramEnd"/>
        <w:r w:rsidRPr="00B17ACB">
          <w:rPr>
            <w:rFonts w:ascii="Calibri" w:hAnsi="Calibri" w:cs="Calibri"/>
            <w:sz w:val="20"/>
            <w:szCs w:val="20"/>
          </w:rPr>
          <w:t xml:space="preserve"> some SIMs with multiple plus one.</w:t>
        </w:r>
      </w:ins>
    </w:p>
    <w:p w14:paraId="79F717B6" w14:textId="77777777" w:rsidR="00AA407E" w:rsidRPr="00B17ACB" w:rsidRDefault="00AA407E" w:rsidP="00AA407E">
      <w:pPr>
        <w:numPr>
          <w:ilvl w:val="2"/>
          <w:numId w:val="30"/>
        </w:numPr>
        <w:spacing w:before="100" w:beforeAutospacing="1" w:after="100" w:afterAutospacing="1" w:line="240" w:lineRule="auto"/>
        <w:rPr>
          <w:ins w:id="1133" w:author="swolberg@amazon.com" w:date="2023-03-14T19:16:00Z"/>
          <w:rFonts w:ascii="Calibri" w:hAnsi="Calibri" w:cs="Calibri"/>
          <w:sz w:val="20"/>
          <w:szCs w:val="20"/>
        </w:rPr>
      </w:pPr>
      <w:ins w:id="1134" w:author="swolberg@amazon.com" w:date="2023-03-14T19:16:00Z">
        <w:r w:rsidRPr="00B17ACB">
          <w:rPr>
            <w:rFonts w:ascii="Calibri" w:hAnsi="Calibri" w:cs="Calibri"/>
            <w:sz w:val="20"/>
            <w:szCs w:val="20"/>
          </w:rPr>
          <w:t xml:space="preserve">(need to check with data team data availability for Turismo, Piyush.) </w:t>
        </w:r>
      </w:ins>
    </w:p>
    <w:p w14:paraId="1755A3DF" w14:textId="77777777" w:rsidR="00AA407E" w:rsidRPr="00B17ACB" w:rsidRDefault="00AA407E" w:rsidP="00AA407E">
      <w:pPr>
        <w:numPr>
          <w:ilvl w:val="0"/>
          <w:numId w:val="30"/>
        </w:numPr>
        <w:spacing w:before="100" w:beforeAutospacing="1" w:after="100" w:afterAutospacing="1" w:line="240" w:lineRule="auto"/>
        <w:rPr>
          <w:ins w:id="1135" w:author="swolberg@amazon.com" w:date="2023-03-14T19:16:00Z"/>
          <w:rFonts w:ascii="Calibri" w:hAnsi="Calibri" w:cs="Calibri"/>
          <w:sz w:val="20"/>
          <w:szCs w:val="20"/>
        </w:rPr>
      </w:pPr>
      <w:ins w:id="1136" w:author="swolberg@amazon.com" w:date="2023-03-14T19:16:00Z">
        <w:r w:rsidRPr="00B17ACB">
          <w:rPr>
            <w:rFonts w:ascii="Calibri" w:hAnsi="Calibri" w:cs="Calibri"/>
            <w:strike/>
            <w:sz w:val="20"/>
            <w:szCs w:val="20"/>
          </w:rPr>
          <w:t xml:space="preserve">No feedback/issue related with contra </w:t>
        </w:r>
        <w:proofErr w:type="spellStart"/>
        <w:r w:rsidRPr="00B17ACB">
          <w:rPr>
            <w:rFonts w:ascii="Calibri" w:hAnsi="Calibri" w:cs="Calibri"/>
            <w:strike/>
            <w:sz w:val="20"/>
            <w:szCs w:val="20"/>
          </w:rPr>
          <w:t>cogs</w:t>
        </w:r>
        <w:r w:rsidRPr="00B17ACB">
          <w:rPr>
            <w:rFonts w:ascii="Calibri" w:eastAsia="MS Gothic" w:hAnsi="Calibri" w:cs="Calibri"/>
            <w:strike/>
            <w:sz w:val="20"/>
            <w:szCs w:val="20"/>
          </w:rPr>
          <w:t>？</w:t>
        </w:r>
        <w:r w:rsidRPr="00B17ACB">
          <w:rPr>
            <w:rFonts w:ascii="Calibri" w:hAnsi="Calibri" w:cs="Calibri"/>
            <w:strike/>
            <w:sz w:val="20"/>
            <w:szCs w:val="20"/>
          </w:rPr>
          <w:t>for</w:t>
        </w:r>
        <w:proofErr w:type="spellEnd"/>
        <w:r w:rsidRPr="00B17ACB">
          <w:rPr>
            <w:rFonts w:ascii="Calibri" w:hAnsi="Calibri" w:cs="Calibri"/>
            <w:strike/>
            <w:sz w:val="20"/>
            <w:szCs w:val="20"/>
          </w:rPr>
          <w:t xml:space="preserve"> users, it is net PPM issue</w:t>
        </w:r>
      </w:ins>
    </w:p>
    <w:p w14:paraId="4B7C5423" w14:textId="77777777" w:rsidR="00AA407E" w:rsidRPr="00B17ACB" w:rsidRDefault="00AA407E" w:rsidP="00AA407E">
      <w:pPr>
        <w:spacing w:after="0"/>
        <w:rPr>
          <w:ins w:id="1137" w:author="swolberg@amazon.com" w:date="2023-03-14T19:16:00Z"/>
          <w:rFonts w:ascii="Calibri" w:hAnsi="Calibri" w:cs="Calibri"/>
          <w:sz w:val="20"/>
          <w:szCs w:val="20"/>
        </w:rPr>
      </w:pPr>
      <w:ins w:id="1138" w:author="swolberg@amazon.com" w:date="2023-03-14T19:16:00Z">
        <w:r w:rsidRPr="00B17ACB">
          <w:rPr>
            <w:rFonts w:ascii="Calibri" w:hAnsi="Calibri" w:cs="Calibri"/>
            <w:b/>
            <w:bCs/>
            <w:sz w:val="20"/>
            <w:szCs w:val="20"/>
          </w:rPr>
          <w:t>Data points strengthen between survey and usage/SIM</w:t>
        </w:r>
      </w:ins>
    </w:p>
    <w:p w14:paraId="7BB4B068" w14:textId="77777777" w:rsidR="00AA407E" w:rsidRPr="00B17ACB" w:rsidRDefault="00AA407E" w:rsidP="00AA407E">
      <w:pPr>
        <w:numPr>
          <w:ilvl w:val="0"/>
          <w:numId w:val="31"/>
        </w:numPr>
        <w:spacing w:before="100" w:beforeAutospacing="1" w:after="100" w:afterAutospacing="1" w:line="240" w:lineRule="auto"/>
        <w:rPr>
          <w:ins w:id="1139" w:author="swolberg@amazon.com" w:date="2023-03-14T19:16:00Z"/>
          <w:rFonts w:ascii="Calibri" w:hAnsi="Calibri" w:cs="Calibri"/>
          <w:sz w:val="20"/>
          <w:szCs w:val="20"/>
        </w:rPr>
      </w:pPr>
      <w:ins w:id="1140" w:author="swolberg@amazon.com" w:date="2023-03-14T19:16:00Z">
        <w:r w:rsidRPr="00B17ACB">
          <w:rPr>
            <w:rFonts w:ascii="Calibri" w:hAnsi="Calibri" w:cs="Calibri"/>
            <w:sz w:val="20"/>
            <w:szCs w:val="20"/>
          </w:rPr>
          <w:t xml:space="preserve">usage vs metrics with most usage </w:t>
        </w:r>
        <w:proofErr w:type="gramStart"/>
        <w:r w:rsidRPr="00B17ACB">
          <w:rPr>
            <w:rFonts w:ascii="Calibri" w:hAnsi="Calibri" w:cs="Calibri"/>
            <w:sz w:val="20"/>
            <w:szCs w:val="20"/>
          </w:rPr>
          <w:t>are</w:t>
        </w:r>
        <w:proofErr w:type="gramEnd"/>
        <w:r w:rsidRPr="00B17ACB">
          <w:rPr>
            <w:rFonts w:ascii="Calibri" w:hAnsi="Calibri" w:cs="Calibri"/>
            <w:sz w:val="20"/>
            <w:szCs w:val="20"/>
          </w:rPr>
          <w:t xml:space="preserve"> same</w:t>
        </w:r>
      </w:ins>
    </w:p>
    <w:p w14:paraId="5DE082FC" w14:textId="77777777" w:rsidR="00AA407E" w:rsidRPr="00B17ACB" w:rsidRDefault="00AA407E" w:rsidP="00AA407E">
      <w:pPr>
        <w:numPr>
          <w:ilvl w:val="1"/>
          <w:numId w:val="31"/>
        </w:numPr>
        <w:spacing w:before="100" w:beforeAutospacing="1" w:after="100" w:afterAutospacing="1" w:line="240" w:lineRule="auto"/>
        <w:rPr>
          <w:ins w:id="1141" w:author="swolberg@amazon.com" w:date="2023-03-14T19:16:00Z"/>
          <w:rFonts w:ascii="Calibri" w:hAnsi="Calibri" w:cs="Calibri"/>
          <w:sz w:val="20"/>
          <w:szCs w:val="20"/>
        </w:rPr>
      </w:pPr>
      <w:ins w:id="1142" w:author="swolberg@amazon.com" w:date="2023-03-14T19:16:00Z">
        <w:r w:rsidRPr="00B17ACB">
          <w:rPr>
            <w:rFonts w:ascii="Calibri" w:hAnsi="Calibri" w:cs="Calibri"/>
            <w:sz w:val="20"/>
            <w:szCs w:val="20"/>
          </w:rPr>
          <w:t>ROOS | Deal OPS| Net PPM | Confirmation Rate are in top usage and also has issues</w:t>
        </w:r>
      </w:ins>
    </w:p>
    <w:p w14:paraId="090DEB78" w14:textId="77777777" w:rsidR="00AA407E" w:rsidRPr="00B17ACB" w:rsidRDefault="00AA407E" w:rsidP="00AA407E">
      <w:pPr>
        <w:numPr>
          <w:ilvl w:val="0"/>
          <w:numId w:val="31"/>
        </w:numPr>
        <w:spacing w:before="100" w:beforeAutospacing="1" w:after="100" w:afterAutospacing="1" w:line="240" w:lineRule="auto"/>
        <w:rPr>
          <w:ins w:id="1143" w:author="swolberg@amazon.com" w:date="2023-03-14T19:16:00Z"/>
          <w:rFonts w:ascii="Calibri" w:hAnsi="Calibri" w:cs="Calibri"/>
          <w:sz w:val="20"/>
          <w:szCs w:val="20"/>
        </w:rPr>
      </w:pPr>
      <w:ins w:id="1144" w:author="swolberg@amazon.com" w:date="2023-03-14T19:16:00Z">
        <w:r w:rsidRPr="00B17ACB">
          <w:rPr>
            <w:rFonts w:ascii="Calibri" w:hAnsi="Calibri" w:cs="Calibri"/>
            <w:sz w:val="20"/>
            <w:szCs w:val="20"/>
          </w:rPr>
          <w:t xml:space="preserve">Top root cause of the issue </w:t>
        </w:r>
        <w:proofErr w:type="gramStart"/>
        <w:r w:rsidRPr="00B17ACB">
          <w:rPr>
            <w:rFonts w:ascii="Calibri" w:hAnsi="Calibri" w:cs="Calibri"/>
            <w:sz w:val="20"/>
            <w:szCs w:val="20"/>
          </w:rPr>
          <w:t>are</w:t>
        </w:r>
        <w:proofErr w:type="gramEnd"/>
        <w:r w:rsidRPr="00B17ACB">
          <w:rPr>
            <w:rFonts w:ascii="Calibri" w:hAnsi="Calibri" w:cs="Calibri"/>
            <w:sz w:val="20"/>
            <w:szCs w:val="20"/>
          </w:rPr>
          <w:t xml:space="preserve"> same</w:t>
        </w:r>
      </w:ins>
    </w:p>
    <w:p w14:paraId="760F1FF9" w14:textId="77777777" w:rsidR="00AA407E" w:rsidRPr="00B17ACB" w:rsidRDefault="00AA407E" w:rsidP="00AA407E">
      <w:pPr>
        <w:numPr>
          <w:ilvl w:val="1"/>
          <w:numId w:val="31"/>
        </w:numPr>
        <w:spacing w:before="100" w:beforeAutospacing="1" w:after="100" w:afterAutospacing="1" w:line="240" w:lineRule="auto"/>
        <w:rPr>
          <w:ins w:id="1145" w:author="swolberg@amazon.com" w:date="2023-03-14T19:16:00Z"/>
          <w:rFonts w:ascii="Calibri" w:hAnsi="Calibri" w:cs="Calibri"/>
          <w:sz w:val="20"/>
          <w:szCs w:val="20"/>
        </w:rPr>
      </w:pPr>
      <w:ins w:id="1146" w:author="swolberg@amazon.com" w:date="2023-03-14T19:16:00Z">
        <w:r w:rsidRPr="00B17ACB">
          <w:rPr>
            <w:rFonts w:ascii="Calibri" w:hAnsi="Calibri" w:cs="Calibri"/>
            <w:sz w:val="20"/>
            <w:szCs w:val="20"/>
          </w:rPr>
          <w:t>Data Quality vs perceived data quality</w:t>
        </w:r>
      </w:ins>
    </w:p>
    <w:p w14:paraId="3D4A9B4D" w14:textId="77777777" w:rsidR="00AA407E" w:rsidRPr="00B17ACB" w:rsidRDefault="00AA407E" w:rsidP="00AA407E">
      <w:pPr>
        <w:numPr>
          <w:ilvl w:val="1"/>
          <w:numId w:val="31"/>
        </w:numPr>
        <w:spacing w:before="100" w:beforeAutospacing="1" w:after="100" w:afterAutospacing="1" w:line="240" w:lineRule="auto"/>
        <w:rPr>
          <w:ins w:id="1147" w:author="swolberg@amazon.com" w:date="2023-03-14T19:16:00Z"/>
          <w:rFonts w:ascii="Calibri" w:hAnsi="Calibri" w:cs="Calibri"/>
          <w:sz w:val="20"/>
          <w:szCs w:val="20"/>
        </w:rPr>
      </w:pPr>
      <w:ins w:id="1148" w:author="swolberg@amazon.com" w:date="2023-03-14T19:16:00Z">
        <w:r w:rsidRPr="00B17ACB">
          <w:rPr>
            <w:rFonts w:ascii="Calibri" w:hAnsi="Calibri" w:cs="Calibri"/>
            <w:sz w:val="20"/>
            <w:szCs w:val="20"/>
          </w:rPr>
          <w:t>Data discrepancy</w:t>
        </w:r>
      </w:ins>
    </w:p>
    <w:p w14:paraId="7234BEF3" w14:textId="77777777" w:rsidR="00AA407E" w:rsidRPr="00B17ACB" w:rsidRDefault="00AA407E" w:rsidP="00AA407E">
      <w:pPr>
        <w:numPr>
          <w:ilvl w:val="1"/>
          <w:numId w:val="31"/>
        </w:numPr>
        <w:spacing w:before="100" w:beforeAutospacing="1" w:after="100" w:afterAutospacing="1" w:line="240" w:lineRule="auto"/>
        <w:rPr>
          <w:ins w:id="1149" w:author="swolberg@amazon.com" w:date="2023-03-14T19:16:00Z"/>
          <w:rFonts w:ascii="Calibri" w:hAnsi="Calibri" w:cs="Calibri"/>
          <w:sz w:val="20"/>
          <w:szCs w:val="20"/>
        </w:rPr>
      </w:pPr>
      <w:ins w:id="1150" w:author="swolberg@amazon.com" w:date="2023-03-14T19:16:00Z">
        <w:r w:rsidRPr="00B17ACB">
          <w:rPr>
            <w:rFonts w:ascii="Calibri" w:hAnsi="Calibri" w:cs="Calibri"/>
            <w:sz w:val="20"/>
            <w:szCs w:val="20"/>
          </w:rPr>
          <w:t xml:space="preserve">Lack of understanding </w:t>
        </w:r>
      </w:ins>
    </w:p>
    <w:p w14:paraId="6C8E5248" w14:textId="77777777" w:rsidR="00AA407E" w:rsidRPr="00B17ACB" w:rsidRDefault="00AA407E" w:rsidP="00AA407E">
      <w:pPr>
        <w:spacing w:after="0"/>
        <w:rPr>
          <w:ins w:id="1151" w:author="swolberg@amazon.com" w:date="2023-03-14T19:16:00Z"/>
          <w:rFonts w:ascii="Calibri" w:hAnsi="Calibri" w:cs="Calibri"/>
          <w:sz w:val="20"/>
          <w:szCs w:val="20"/>
        </w:rPr>
      </w:pPr>
      <w:ins w:id="1152" w:author="swolberg@amazon.com" w:date="2023-03-14T19:16:00Z">
        <w:r w:rsidRPr="00B17ACB">
          <w:rPr>
            <w:rFonts w:ascii="Calibri" w:hAnsi="Calibri" w:cs="Calibri"/>
            <w:sz w:val="20"/>
            <w:szCs w:val="20"/>
          </w:rPr>
          <w:br/>
        </w:r>
        <w:r w:rsidRPr="00B17ACB">
          <w:rPr>
            <w:rFonts w:ascii="Calibri" w:hAnsi="Calibri" w:cs="Calibri"/>
            <w:b/>
            <w:bCs/>
            <w:sz w:val="20"/>
            <w:szCs w:val="20"/>
          </w:rPr>
          <w:t>Analysis and Findings:</w:t>
        </w:r>
        <w:r w:rsidRPr="00B17ACB">
          <w:rPr>
            <w:rFonts w:ascii="Calibri" w:hAnsi="Calibri" w:cs="Calibri"/>
            <w:sz w:val="20"/>
            <w:szCs w:val="20"/>
          </w:rPr>
          <w:br/>
          <w:t>We should work on below top data issue.</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1429"/>
        <w:gridCol w:w="1911"/>
        <w:gridCol w:w="5705"/>
      </w:tblGrid>
      <w:tr w:rsidR="00AA407E" w:rsidRPr="00B17ACB" w14:paraId="30C52787" w14:textId="77777777" w:rsidTr="0016045C">
        <w:trPr>
          <w:ins w:id="1153" w:author="swolberg@amazon.com" w:date="2023-03-14T19:16:00Z"/>
        </w:trPr>
        <w:tc>
          <w:tcPr>
            <w:tcW w:w="0" w:type="auto"/>
            <w:vAlign w:val="center"/>
            <w:hideMark/>
          </w:tcPr>
          <w:p w14:paraId="2AF7847A" w14:textId="77777777" w:rsidR="00AA407E" w:rsidRPr="00B17ACB" w:rsidRDefault="00AA407E" w:rsidP="0016045C">
            <w:pPr>
              <w:rPr>
                <w:ins w:id="1154" w:author="swolberg@amazon.com" w:date="2023-03-14T19:16:00Z"/>
                <w:rFonts w:ascii="Calibri" w:hAnsi="Calibri" w:cs="Calibri"/>
                <w:b/>
                <w:bCs/>
                <w:sz w:val="16"/>
                <w:szCs w:val="16"/>
              </w:rPr>
            </w:pPr>
            <w:ins w:id="1155" w:author="swolberg@amazon.com" w:date="2023-03-14T19:16:00Z">
              <w:r w:rsidRPr="00B17ACB">
                <w:rPr>
                  <w:rFonts w:ascii="Calibri" w:hAnsi="Calibri" w:cs="Calibri"/>
                  <w:b/>
                  <w:bCs/>
                  <w:sz w:val="16"/>
                  <w:szCs w:val="16"/>
                </w:rPr>
                <w:t>Top Data Issue</w:t>
              </w:r>
            </w:ins>
          </w:p>
        </w:tc>
        <w:tc>
          <w:tcPr>
            <w:tcW w:w="0" w:type="auto"/>
            <w:vAlign w:val="center"/>
            <w:hideMark/>
          </w:tcPr>
          <w:p w14:paraId="74A1FA95" w14:textId="77777777" w:rsidR="00AA407E" w:rsidRPr="00B17ACB" w:rsidRDefault="00AA407E" w:rsidP="0016045C">
            <w:pPr>
              <w:rPr>
                <w:ins w:id="1156" w:author="swolberg@amazon.com" w:date="2023-03-14T19:16:00Z"/>
                <w:rFonts w:ascii="Calibri" w:hAnsi="Calibri" w:cs="Calibri"/>
                <w:b/>
                <w:bCs/>
                <w:sz w:val="16"/>
                <w:szCs w:val="16"/>
              </w:rPr>
            </w:pPr>
            <w:ins w:id="1157" w:author="swolberg@amazon.com" w:date="2023-03-14T19:16:00Z">
              <w:r w:rsidRPr="00B17ACB">
                <w:rPr>
                  <w:rFonts w:ascii="Calibri" w:hAnsi="Calibri" w:cs="Calibri"/>
                  <w:b/>
                  <w:bCs/>
                  <w:sz w:val="16"/>
                  <w:szCs w:val="16"/>
                </w:rPr>
                <w:t xml:space="preserve">Frequency </w:t>
              </w:r>
              <w:r w:rsidRPr="00B17ACB">
                <w:rPr>
                  <w:rFonts w:ascii="Calibri" w:eastAsia="MS Mincho" w:hAnsi="Calibri" w:cs="Calibri"/>
                  <w:b/>
                  <w:bCs/>
                  <w:sz w:val="16"/>
                  <w:szCs w:val="16"/>
                </w:rPr>
                <w:t>（</w:t>
              </w:r>
              <w:r w:rsidRPr="00B17ACB">
                <w:rPr>
                  <w:rFonts w:ascii="Calibri" w:hAnsi="Calibri" w:cs="Calibri"/>
                  <w:b/>
                  <w:bCs/>
                  <w:sz w:val="16"/>
                  <w:szCs w:val="16"/>
                </w:rPr>
                <w:t>need check)</w:t>
              </w:r>
            </w:ins>
          </w:p>
        </w:tc>
        <w:tc>
          <w:tcPr>
            <w:tcW w:w="0" w:type="auto"/>
            <w:vAlign w:val="center"/>
            <w:hideMark/>
          </w:tcPr>
          <w:p w14:paraId="0517242A" w14:textId="77777777" w:rsidR="00AA407E" w:rsidRPr="00B17ACB" w:rsidRDefault="00AA407E" w:rsidP="0016045C">
            <w:pPr>
              <w:rPr>
                <w:ins w:id="1158" w:author="swolberg@amazon.com" w:date="2023-03-14T19:16:00Z"/>
                <w:rFonts w:ascii="Calibri" w:hAnsi="Calibri" w:cs="Calibri"/>
                <w:b/>
                <w:bCs/>
                <w:sz w:val="16"/>
                <w:szCs w:val="16"/>
              </w:rPr>
            </w:pPr>
            <w:ins w:id="1159" w:author="swolberg@amazon.com" w:date="2023-03-14T19:16:00Z">
              <w:r w:rsidRPr="00B17ACB">
                <w:rPr>
                  <w:rFonts w:ascii="Calibri" w:hAnsi="Calibri" w:cs="Calibri"/>
                  <w:b/>
                  <w:bCs/>
                  <w:sz w:val="16"/>
                  <w:szCs w:val="16"/>
                </w:rPr>
                <w:t>Metrics</w:t>
              </w:r>
            </w:ins>
          </w:p>
        </w:tc>
        <w:tc>
          <w:tcPr>
            <w:tcW w:w="0" w:type="auto"/>
            <w:vAlign w:val="center"/>
            <w:hideMark/>
          </w:tcPr>
          <w:p w14:paraId="63D30073" w14:textId="77777777" w:rsidR="00AA407E" w:rsidRPr="00B17ACB" w:rsidRDefault="00AA407E" w:rsidP="0016045C">
            <w:pPr>
              <w:rPr>
                <w:ins w:id="1160" w:author="swolberg@amazon.com" w:date="2023-03-14T19:16:00Z"/>
                <w:rFonts w:ascii="Calibri" w:hAnsi="Calibri" w:cs="Calibri"/>
                <w:b/>
                <w:bCs/>
                <w:sz w:val="16"/>
                <w:szCs w:val="16"/>
              </w:rPr>
            </w:pPr>
            <w:ins w:id="1161" w:author="swolberg@amazon.com" w:date="2023-03-14T19:16:00Z">
              <w:r w:rsidRPr="00B17ACB">
                <w:rPr>
                  <w:rFonts w:ascii="Calibri" w:hAnsi="Calibri" w:cs="Calibri"/>
                  <w:b/>
                  <w:bCs/>
                  <w:sz w:val="16"/>
                  <w:szCs w:val="16"/>
                </w:rPr>
                <w:t>Ideal state</w:t>
              </w:r>
            </w:ins>
          </w:p>
        </w:tc>
      </w:tr>
      <w:tr w:rsidR="00AA407E" w:rsidRPr="00B17ACB" w14:paraId="268D76EB" w14:textId="77777777" w:rsidTr="0016045C">
        <w:trPr>
          <w:ins w:id="1162" w:author="swolberg@amazon.com" w:date="2023-03-14T19:16:00Z"/>
        </w:trPr>
        <w:tc>
          <w:tcPr>
            <w:tcW w:w="0" w:type="auto"/>
            <w:vAlign w:val="center"/>
            <w:hideMark/>
          </w:tcPr>
          <w:p w14:paraId="168A212A" w14:textId="77777777" w:rsidR="00AA407E" w:rsidRPr="00B17ACB" w:rsidRDefault="00AA407E" w:rsidP="0016045C">
            <w:pPr>
              <w:rPr>
                <w:ins w:id="1163" w:author="swolberg@amazon.com" w:date="2023-03-14T19:16:00Z"/>
                <w:rFonts w:ascii="Calibri" w:hAnsi="Calibri" w:cs="Calibri"/>
                <w:sz w:val="16"/>
                <w:szCs w:val="16"/>
              </w:rPr>
            </w:pPr>
            <w:ins w:id="1164" w:author="swolberg@amazon.com" w:date="2023-03-14T19:16:00Z">
              <w:r w:rsidRPr="00B17ACB">
                <w:rPr>
                  <w:rFonts w:ascii="Calibri" w:hAnsi="Calibri" w:cs="Calibri"/>
                  <w:sz w:val="16"/>
                  <w:szCs w:val="16"/>
                </w:rPr>
                <w:t xml:space="preserve">Metric Availability </w:t>
              </w:r>
            </w:ins>
          </w:p>
        </w:tc>
        <w:tc>
          <w:tcPr>
            <w:tcW w:w="0" w:type="auto"/>
            <w:vAlign w:val="center"/>
            <w:hideMark/>
          </w:tcPr>
          <w:p w14:paraId="4C2707CC" w14:textId="77777777" w:rsidR="00AA407E" w:rsidRPr="00B17ACB" w:rsidRDefault="00AA407E" w:rsidP="0016045C">
            <w:pPr>
              <w:jc w:val="right"/>
              <w:rPr>
                <w:ins w:id="1165" w:author="swolberg@amazon.com" w:date="2023-03-14T19:16:00Z"/>
                <w:rFonts w:ascii="Calibri" w:hAnsi="Calibri" w:cs="Calibri"/>
                <w:sz w:val="16"/>
                <w:szCs w:val="16"/>
              </w:rPr>
            </w:pPr>
            <w:ins w:id="1166" w:author="swolberg@amazon.com" w:date="2023-03-14T19:16:00Z">
              <w:r w:rsidRPr="00B17ACB">
                <w:rPr>
                  <w:rFonts w:ascii="Calibri" w:hAnsi="Calibri" w:cs="Calibri"/>
                  <w:sz w:val="16"/>
                  <w:szCs w:val="16"/>
                </w:rPr>
                <w:t>22%</w:t>
              </w:r>
            </w:ins>
          </w:p>
        </w:tc>
        <w:tc>
          <w:tcPr>
            <w:tcW w:w="0" w:type="auto"/>
            <w:vAlign w:val="center"/>
            <w:hideMark/>
          </w:tcPr>
          <w:p w14:paraId="1062F827" w14:textId="77777777" w:rsidR="00AA407E" w:rsidRPr="00B17ACB" w:rsidRDefault="00AA407E" w:rsidP="0016045C">
            <w:pPr>
              <w:rPr>
                <w:ins w:id="1167" w:author="swolberg@amazon.com" w:date="2023-03-14T19:16:00Z"/>
                <w:rFonts w:ascii="Calibri" w:hAnsi="Calibri" w:cs="Calibri"/>
                <w:sz w:val="16"/>
                <w:szCs w:val="16"/>
              </w:rPr>
            </w:pPr>
            <w:ins w:id="1168" w:author="swolberg@amazon.com" w:date="2023-03-14T19:16:00Z">
              <w:r w:rsidRPr="00B17ACB">
                <w:rPr>
                  <w:rFonts w:ascii="Calibri" w:hAnsi="Calibri" w:cs="Calibri"/>
                  <w:sz w:val="16"/>
                  <w:szCs w:val="16"/>
                </w:rPr>
                <w:t>Metrics in WBR/RBS report</w:t>
              </w:r>
            </w:ins>
          </w:p>
        </w:tc>
        <w:tc>
          <w:tcPr>
            <w:tcW w:w="0" w:type="auto"/>
            <w:vAlign w:val="center"/>
            <w:hideMark/>
          </w:tcPr>
          <w:p w14:paraId="3FD697E1" w14:textId="77777777" w:rsidR="00AA407E" w:rsidRPr="00B17ACB" w:rsidRDefault="00AA407E" w:rsidP="0016045C">
            <w:pPr>
              <w:rPr>
                <w:ins w:id="1169" w:author="swolberg@amazon.com" w:date="2023-03-14T19:16:00Z"/>
                <w:rFonts w:ascii="Calibri" w:hAnsi="Calibri" w:cs="Calibri"/>
                <w:sz w:val="16"/>
                <w:szCs w:val="16"/>
              </w:rPr>
            </w:pPr>
            <w:ins w:id="1170" w:author="swolberg@amazon.com" w:date="2023-03-14T19:16:00Z">
              <w:r w:rsidRPr="00B17ACB">
                <w:rPr>
                  <w:rFonts w:ascii="Calibri" w:hAnsi="Calibri" w:cs="Calibri"/>
                  <w:sz w:val="16"/>
                  <w:szCs w:val="16"/>
                </w:rPr>
                <w:t>User know when metrics they need to check is available in Turismo.</w:t>
              </w:r>
            </w:ins>
          </w:p>
        </w:tc>
      </w:tr>
      <w:tr w:rsidR="00AA407E" w:rsidRPr="00B17ACB" w14:paraId="51BE3B1C" w14:textId="77777777" w:rsidTr="0016045C">
        <w:trPr>
          <w:ins w:id="1171" w:author="swolberg@amazon.com" w:date="2023-03-14T19:16:00Z"/>
        </w:trPr>
        <w:tc>
          <w:tcPr>
            <w:tcW w:w="0" w:type="auto"/>
            <w:vAlign w:val="center"/>
            <w:hideMark/>
          </w:tcPr>
          <w:p w14:paraId="1C17E998" w14:textId="77777777" w:rsidR="00AA407E" w:rsidRPr="00B17ACB" w:rsidRDefault="00AA407E" w:rsidP="0016045C">
            <w:pPr>
              <w:rPr>
                <w:ins w:id="1172" w:author="swolberg@amazon.com" w:date="2023-03-14T19:16:00Z"/>
                <w:rFonts w:ascii="Calibri" w:hAnsi="Calibri" w:cs="Calibri"/>
                <w:sz w:val="16"/>
                <w:szCs w:val="16"/>
              </w:rPr>
            </w:pPr>
            <w:ins w:id="1173" w:author="swolberg@amazon.com" w:date="2023-03-14T19:16:00Z">
              <w:r w:rsidRPr="00B17ACB">
                <w:rPr>
                  <w:rFonts w:ascii="Calibri" w:hAnsi="Calibri" w:cs="Calibri"/>
                  <w:sz w:val="16"/>
                  <w:szCs w:val="16"/>
                </w:rPr>
                <w:t>Contra Cogs</w:t>
              </w:r>
            </w:ins>
          </w:p>
        </w:tc>
        <w:tc>
          <w:tcPr>
            <w:tcW w:w="0" w:type="auto"/>
            <w:vAlign w:val="center"/>
            <w:hideMark/>
          </w:tcPr>
          <w:p w14:paraId="5C6925FD" w14:textId="77777777" w:rsidR="00AA407E" w:rsidRPr="00B17ACB" w:rsidRDefault="00AA407E" w:rsidP="0016045C">
            <w:pPr>
              <w:jc w:val="right"/>
              <w:rPr>
                <w:ins w:id="1174" w:author="swolberg@amazon.com" w:date="2023-03-14T19:16:00Z"/>
                <w:rFonts w:ascii="Calibri" w:hAnsi="Calibri" w:cs="Calibri"/>
                <w:sz w:val="16"/>
                <w:szCs w:val="16"/>
              </w:rPr>
            </w:pPr>
            <w:ins w:id="1175" w:author="swolberg@amazon.com" w:date="2023-03-14T19:16:00Z">
              <w:r w:rsidRPr="00B17ACB">
                <w:rPr>
                  <w:rFonts w:ascii="Calibri" w:hAnsi="Calibri" w:cs="Calibri"/>
                  <w:sz w:val="16"/>
                  <w:szCs w:val="16"/>
                </w:rPr>
                <w:t>7%</w:t>
              </w:r>
            </w:ins>
          </w:p>
        </w:tc>
        <w:tc>
          <w:tcPr>
            <w:tcW w:w="0" w:type="auto"/>
            <w:vAlign w:val="center"/>
            <w:hideMark/>
          </w:tcPr>
          <w:p w14:paraId="48E33679" w14:textId="77777777" w:rsidR="00AA407E" w:rsidRPr="00B17ACB" w:rsidRDefault="00AA407E" w:rsidP="0016045C">
            <w:pPr>
              <w:rPr>
                <w:ins w:id="1176" w:author="swolberg@amazon.com" w:date="2023-03-14T19:16:00Z"/>
                <w:rFonts w:ascii="Calibri" w:hAnsi="Calibri" w:cs="Calibri"/>
                <w:sz w:val="16"/>
                <w:szCs w:val="16"/>
              </w:rPr>
            </w:pPr>
            <w:ins w:id="1177" w:author="swolberg@amazon.com" w:date="2023-03-14T19:16:00Z">
              <w:r w:rsidRPr="00B17ACB">
                <w:rPr>
                  <w:rFonts w:ascii="Calibri" w:hAnsi="Calibri" w:cs="Calibri"/>
                  <w:sz w:val="16"/>
                  <w:szCs w:val="16"/>
                </w:rPr>
                <w:t>Net PPM</w:t>
              </w:r>
            </w:ins>
          </w:p>
        </w:tc>
        <w:tc>
          <w:tcPr>
            <w:tcW w:w="0" w:type="auto"/>
            <w:vAlign w:val="center"/>
            <w:hideMark/>
          </w:tcPr>
          <w:p w14:paraId="4FAD9872" w14:textId="77777777" w:rsidR="00AA407E" w:rsidRPr="00B17ACB" w:rsidRDefault="00AA407E" w:rsidP="0016045C">
            <w:pPr>
              <w:rPr>
                <w:ins w:id="1178" w:author="swolberg@amazon.com" w:date="2023-03-14T19:16:00Z"/>
                <w:rFonts w:ascii="Calibri" w:hAnsi="Calibri" w:cs="Calibri"/>
                <w:sz w:val="16"/>
                <w:szCs w:val="16"/>
              </w:rPr>
            </w:pPr>
            <w:ins w:id="1179" w:author="swolberg@amazon.com" w:date="2023-03-14T19:16:00Z">
              <w:r w:rsidRPr="00B17ACB">
                <w:rPr>
                  <w:rFonts w:ascii="Calibri" w:hAnsi="Calibri" w:cs="Calibri"/>
                  <w:sz w:val="16"/>
                  <w:szCs w:val="16"/>
                </w:rPr>
                <w:t>User understand why certain agreement is/is not reflecting in Turismo and be able to self-serve to fix the issue</w:t>
              </w:r>
            </w:ins>
          </w:p>
        </w:tc>
      </w:tr>
      <w:tr w:rsidR="00AA407E" w:rsidRPr="00B17ACB" w14:paraId="50434A63" w14:textId="77777777" w:rsidTr="0016045C">
        <w:trPr>
          <w:ins w:id="1180" w:author="swolberg@amazon.com" w:date="2023-03-14T19:16:00Z"/>
        </w:trPr>
        <w:tc>
          <w:tcPr>
            <w:tcW w:w="0" w:type="auto"/>
            <w:vAlign w:val="center"/>
            <w:hideMark/>
          </w:tcPr>
          <w:p w14:paraId="09EE7804" w14:textId="77777777" w:rsidR="00AA407E" w:rsidRPr="00B17ACB" w:rsidRDefault="00AA407E" w:rsidP="0016045C">
            <w:pPr>
              <w:rPr>
                <w:ins w:id="1181" w:author="swolberg@amazon.com" w:date="2023-03-14T19:16:00Z"/>
                <w:rFonts w:ascii="Calibri" w:hAnsi="Calibri" w:cs="Calibri"/>
                <w:sz w:val="16"/>
                <w:szCs w:val="16"/>
              </w:rPr>
            </w:pPr>
            <w:ins w:id="1182" w:author="swolberg@amazon.com" w:date="2023-03-14T19:16:00Z">
              <w:r w:rsidRPr="00B17ACB">
                <w:rPr>
                  <w:rFonts w:ascii="Calibri" w:hAnsi="Calibri" w:cs="Calibri"/>
                  <w:sz w:val="16"/>
                  <w:szCs w:val="16"/>
                </w:rPr>
                <w:t xml:space="preserve">Deal/Promotion </w:t>
              </w:r>
            </w:ins>
          </w:p>
        </w:tc>
        <w:tc>
          <w:tcPr>
            <w:tcW w:w="0" w:type="auto"/>
            <w:vAlign w:val="center"/>
            <w:hideMark/>
          </w:tcPr>
          <w:p w14:paraId="1C7EF8F0" w14:textId="77777777" w:rsidR="00AA407E" w:rsidRPr="00B17ACB" w:rsidRDefault="00AA407E" w:rsidP="0016045C">
            <w:pPr>
              <w:jc w:val="right"/>
              <w:rPr>
                <w:ins w:id="1183" w:author="swolberg@amazon.com" w:date="2023-03-14T19:16:00Z"/>
                <w:rFonts w:ascii="Calibri" w:hAnsi="Calibri" w:cs="Calibri"/>
                <w:sz w:val="16"/>
                <w:szCs w:val="16"/>
              </w:rPr>
            </w:pPr>
            <w:ins w:id="1184" w:author="swolberg@amazon.com" w:date="2023-03-14T19:16:00Z">
              <w:r w:rsidRPr="00B17ACB">
                <w:rPr>
                  <w:rFonts w:ascii="Calibri" w:hAnsi="Calibri" w:cs="Calibri"/>
                  <w:sz w:val="16"/>
                  <w:szCs w:val="16"/>
                </w:rPr>
                <w:t>5%</w:t>
              </w:r>
            </w:ins>
          </w:p>
        </w:tc>
        <w:tc>
          <w:tcPr>
            <w:tcW w:w="0" w:type="auto"/>
            <w:vAlign w:val="center"/>
            <w:hideMark/>
          </w:tcPr>
          <w:p w14:paraId="4E20CD9A" w14:textId="77777777" w:rsidR="00AA407E" w:rsidRPr="00B17ACB" w:rsidRDefault="00AA407E" w:rsidP="0016045C">
            <w:pPr>
              <w:rPr>
                <w:ins w:id="1185" w:author="swolberg@amazon.com" w:date="2023-03-14T19:16:00Z"/>
                <w:rFonts w:ascii="Calibri" w:hAnsi="Calibri" w:cs="Calibri"/>
                <w:sz w:val="16"/>
                <w:szCs w:val="16"/>
              </w:rPr>
            </w:pPr>
            <w:ins w:id="1186" w:author="swolberg@amazon.com" w:date="2023-03-14T19:16:00Z">
              <w:r w:rsidRPr="00B17ACB">
                <w:rPr>
                  <w:rFonts w:ascii="Calibri" w:hAnsi="Calibri" w:cs="Calibri"/>
                  <w:sz w:val="16"/>
                  <w:szCs w:val="16"/>
                </w:rPr>
                <w:t>Deal OPS</w:t>
              </w:r>
            </w:ins>
          </w:p>
        </w:tc>
        <w:tc>
          <w:tcPr>
            <w:tcW w:w="0" w:type="auto"/>
            <w:vAlign w:val="center"/>
            <w:hideMark/>
          </w:tcPr>
          <w:p w14:paraId="5B7C728C" w14:textId="77777777" w:rsidR="00AA407E" w:rsidRPr="00B17ACB" w:rsidRDefault="00AA407E" w:rsidP="0016045C">
            <w:pPr>
              <w:rPr>
                <w:ins w:id="1187" w:author="swolberg@amazon.com" w:date="2023-03-14T19:16:00Z"/>
                <w:rFonts w:ascii="Calibri" w:hAnsi="Calibri" w:cs="Calibri"/>
                <w:sz w:val="16"/>
                <w:szCs w:val="16"/>
              </w:rPr>
            </w:pPr>
            <w:ins w:id="1188" w:author="swolberg@amazon.com" w:date="2023-03-14T19:16:00Z">
              <w:r w:rsidRPr="00B17ACB">
                <w:rPr>
                  <w:rFonts w:ascii="Calibri" w:hAnsi="Calibri" w:cs="Calibri"/>
                  <w:sz w:val="16"/>
                  <w:szCs w:val="16"/>
                </w:rPr>
                <w:t xml:space="preserve">User can identify Deal/Promotion opportunity within Turismo </w:t>
              </w:r>
            </w:ins>
          </w:p>
        </w:tc>
      </w:tr>
      <w:tr w:rsidR="00AA407E" w:rsidRPr="00B17ACB" w14:paraId="3CA33A20" w14:textId="77777777" w:rsidTr="0016045C">
        <w:trPr>
          <w:ins w:id="1189" w:author="swolberg@amazon.com" w:date="2023-03-14T19:16:00Z"/>
        </w:trPr>
        <w:tc>
          <w:tcPr>
            <w:tcW w:w="0" w:type="auto"/>
            <w:vAlign w:val="center"/>
            <w:hideMark/>
          </w:tcPr>
          <w:p w14:paraId="40899686" w14:textId="77777777" w:rsidR="00AA407E" w:rsidRPr="00B17ACB" w:rsidRDefault="00AA407E" w:rsidP="0016045C">
            <w:pPr>
              <w:rPr>
                <w:ins w:id="1190" w:author="swolberg@amazon.com" w:date="2023-03-14T19:16:00Z"/>
                <w:rFonts w:ascii="Calibri" w:hAnsi="Calibri" w:cs="Calibri"/>
                <w:sz w:val="16"/>
                <w:szCs w:val="16"/>
              </w:rPr>
            </w:pPr>
            <w:ins w:id="1191" w:author="swolberg@amazon.com" w:date="2023-03-14T19:16:00Z">
              <w:r w:rsidRPr="00B17ACB">
                <w:rPr>
                  <w:rFonts w:ascii="Calibri" w:hAnsi="Calibri" w:cs="Calibri"/>
                  <w:sz w:val="16"/>
                  <w:szCs w:val="16"/>
                </w:rPr>
                <w:t xml:space="preserve">ASIN attribute </w:t>
              </w:r>
            </w:ins>
          </w:p>
        </w:tc>
        <w:tc>
          <w:tcPr>
            <w:tcW w:w="0" w:type="auto"/>
            <w:vAlign w:val="center"/>
            <w:hideMark/>
          </w:tcPr>
          <w:p w14:paraId="7960755B" w14:textId="77777777" w:rsidR="00AA407E" w:rsidRPr="00B17ACB" w:rsidRDefault="00AA407E" w:rsidP="0016045C">
            <w:pPr>
              <w:jc w:val="right"/>
              <w:rPr>
                <w:ins w:id="1192" w:author="swolberg@amazon.com" w:date="2023-03-14T19:16:00Z"/>
                <w:rFonts w:ascii="Calibri" w:hAnsi="Calibri" w:cs="Calibri"/>
                <w:sz w:val="16"/>
                <w:szCs w:val="16"/>
              </w:rPr>
            </w:pPr>
            <w:ins w:id="1193" w:author="swolberg@amazon.com" w:date="2023-03-14T19:16:00Z">
              <w:r w:rsidRPr="00B17ACB">
                <w:rPr>
                  <w:rFonts w:ascii="Calibri" w:hAnsi="Calibri" w:cs="Calibri"/>
                  <w:sz w:val="16"/>
                  <w:szCs w:val="16"/>
                </w:rPr>
                <w:t>10%</w:t>
              </w:r>
            </w:ins>
          </w:p>
        </w:tc>
        <w:tc>
          <w:tcPr>
            <w:tcW w:w="0" w:type="auto"/>
            <w:vAlign w:val="center"/>
            <w:hideMark/>
          </w:tcPr>
          <w:p w14:paraId="04832CBB" w14:textId="77777777" w:rsidR="00AA407E" w:rsidRPr="00B17ACB" w:rsidRDefault="00AA407E" w:rsidP="0016045C">
            <w:pPr>
              <w:rPr>
                <w:ins w:id="1194" w:author="swolberg@amazon.com" w:date="2023-03-14T19:16:00Z"/>
                <w:rFonts w:ascii="Calibri" w:hAnsi="Calibri" w:cs="Calibri"/>
                <w:sz w:val="16"/>
                <w:szCs w:val="16"/>
              </w:rPr>
            </w:pPr>
            <w:ins w:id="1195" w:author="swolberg@amazon.com" w:date="2023-03-14T19:16:00Z">
              <w:r w:rsidRPr="00B17ACB">
                <w:rPr>
                  <w:rFonts w:ascii="Calibri" w:hAnsi="Calibri" w:cs="Calibri"/>
                  <w:sz w:val="16"/>
                  <w:szCs w:val="16"/>
                </w:rPr>
                <w:t>Manu Code, Category, Subcategory</w:t>
              </w:r>
            </w:ins>
          </w:p>
        </w:tc>
        <w:tc>
          <w:tcPr>
            <w:tcW w:w="0" w:type="auto"/>
            <w:vAlign w:val="center"/>
            <w:hideMark/>
          </w:tcPr>
          <w:p w14:paraId="3757C166" w14:textId="77777777" w:rsidR="00AA407E" w:rsidRPr="00B17ACB" w:rsidRDefault="00AA407E" w:rsidP="0016045C">
            <w:pPr>
              <w:rPr>
                <w:ins w:id="1196" w:author="swolberg@amazon.com" w:date="2023-03-14T19:16:00Z"/>
                <w:rFonts w:ascii="Calibri" w:hAnsi="Calibri" w:cs="Calibri"/>
                <w:sz w:val="16"/>
                <w:szCs w:val="16"/>
              </w:rPr>
            </w:pPr>
            <w:ins w:id="1197" w:author="swolberg@amazon.com" w:date="2023-03-14T19:16:00Z">
              <w:r w:rsidRPr="00B17ACB">
                <w:rPr>
                  <w:rFonts w:ascii="Calibri" w:hAnsi="Calibri" w:cs="Calibri"/>
                  <w:sz w:val="16"/>
                  <w:szCs w:val="16"/>
                </w:rPr>
                <w:t>User</w:t>
              </w:r>
            </w:ins>
          </w:p>
        </w:tc>
      </w:tr>
      <w:tr w:rsidR="00AA407E" w:rsidRPr="00B17ACB" w14:paraId="2F510829" w14:textId="77777777" w:rsidTr="0016045C">
        <w:trPr>
          <w:ins w:id="1198" w:author="swolberg@amazon.com" w:date="2023-03-14T19:16:00Z"/>
        </w:trPr>
        <w:tc>
          <w:tcPr>
            <w:tcW w:w="0" w:type="auto"/>
            <w:vAlign w:val="center"/>
            <w:hideMark/>
          </w:tcPr>
          <w:p w14:paraId="5CF9AFD2" w14:textId="77777777" w:rsidR="00AA407E" w:rsidRPr="00B17ACB" w:rsidRDefault="00AA407E" w:rsidP="0016045C">
            <w:pPr>
              <w:rPr>
                <w:ins w:id="1199" w:author="swolberg@amazon.com" w:date="2023-03-14T19:16:00Z"/>
                <w:rFonts w:ascii="Calibri" w:hAnsi="Calibri" w:cs="Calibri"/>
                <w:sz w:val="16"/>
                <w:szCs w:val="16"/>
              </w:rPr>
            </w:pPr>
            <w:ins w:id="1200" w:author="swolberg@amazon.com" w:date="2023-03-14T19:16:00Z">
              <w:r w:rsidRPr="00B17ACB">
                <w:rPr>
                  <w:rFonts w:ascii="Calibri" w:hAnsi="Calibri" w:cs="Calibri"/>
                  <w:sz w:val="16"/>
                  <w:szCs w:val="16"/>
                </w:rPr>
                <w:t>Data Discrepancy across tools</w:t>
              </w:r>
            </w:ins>
          </w:p>
        </w:tc>
        <w:tc>
          <w:tcPr>
            <w:tcW w:w="0" w:type="auto"/>
            <w:vAlign w:val="center"/>
            <w:hideMark/>
          </w:tcPr>
          <w:p w14:paraId="71DAEF17" w14:textId="77777777" w:rsidR="00AA407E" w:rsidRPr="00B17ACB" w:rsidRDefault="00AA407E" w:rsidP="0016045C">
            <w:pPr>
              <w:jc w:val="right"/>
              <w:rPr>
                <w:ins w:id="1201" w:author="swolberg@amazon.com" w:date="2023-03-14T19:16:00Z"/>
                <w:rFonts w:ascii="Calibri" w:hAnsi="Calibri" w:cs="Calibri"/>
                <w:sz w:val="16"/>
                <w:szCs w:val="16"/>
              </w:rPr>
            </w:pPr>
            <w:ins w:id="1202" w:author="swolberg@amazon.com" w:date="2023-03-14T19:16:00Z">
              <w:r w:rsidRPr="00B17ACB">
                <w:rPr>
                  <w:rFonts w:ascii="Calibri" w:hAnsi="Calibri" w:cs="Calibri"/>
                  <w:sz w:val="16"/>
                  <w:szCs w:val="16"/>
                </w:rPr>
                <w:t>10%</w:t>
              </w:r>
            </w:ins>
          </w:p>
        </w:tc>
        <w:tc>
          <w:tcPr>
            <w:tcW w:w="0" w:type="auto"/>
            <w:vAlign w:val="center"/>
            <w:hideMark/>
          </w:tcPr>
          <w:p w14:paraId="77134375" w14:textId="77777777" w:rsidR="00AA407E" w:rsidRPr="00B17ACB" w:rsidRDefault="00AA407E" w:rsidP="0016045C">
            <w:pPr>
              <w:rPr>
                <w:ins w:id="1203" w:author="swolberg@amazon.com" w:date="2023-03-14T19:16:00Z"/>
                <w:rFonts w:ascii="Calibri" w:hAnsi="Calibri" w:cs="Calibri"/>
                <w:sz w:val="16"/>
                <w:szCs w:val="16"/>
              </w:rPr>
            </w:pPr>
            <w:ins w:id="1204" w:author="swolberg@amazon.com" w:date="2023-03-14T19:16:00Z">
              <w:r w:rsidRPr="00B17ACB">
                <w:rPr>
                  <w:rFonts w:ascii="Calibri" w:hAnsi="Calibri" w:cs="Calibri"/>
                  <w:sz w:val="16"/>
                  <w:szCs w:val="16"/>
                </w:rPr>
                <w:t>ROOS</w:t>
              </w:r>
              <w:r w:rsidRPr="00B17ACB">
                <w:rPr>
                  <w:rFonts w:ascii="Calibri" w:hAnsi="Calibri" w:cs="Calibri"/>
                  <w:sz w:val="16"/>
                  <w:szCs w:val="16"/>
                </w:rPr>
                <w:br/>
                <w:t>Confirmation Rate</w:t>
              </w:r>
            </w:ins>
          </w:p>
        </w:tc>
        <w:tc>
          <w:tcPr>
            <w:tcW w:w="0" w:type="auto"/>
            <w:vAlign w:val="center"/>
            <w:hideMark/>
          </w:tcPr>
          <w:p w14:paraId="390FD451" w14:textId="77777777" w:rsidR="00AA407E" w:rsidRPr="00B17ACB" w:rsidRDefault="00AA407E" w:rsidP="0016045C">
            <w:pPr>
              <w:rPr>
                <w:ins w:id="1205" w:author="swolberg@amazon.com" w:date="2023-03-14T19:16:00Z"/>
                <w:rFonts w:ascii="Calibri" w:hAnsi="Calibri" w:cs="Calibri"/>
                <w:sz w:val="16"/>
                <w:szCs w:val="16"/>
              </w:rPr>
            </w:pPr>
            <w:ins w:id="1206" w:author="swolberg@amazon.com" w:date="2023-03-14T19:16:00Z">
              <w:r w:rsidRPr="00B17ACB">
                <w:rPr>
                  <w:rFonts w:ascii="Calibri" w:hAnsi="Calibri" w:cs="Calibri"/>
                  <w:sz w:val="16"/>
                  <w:szCs w:val="16"/>
                </w:rPr>
                <w:t xml:space="preserve">User know the reason of the gap between Turismo and other tools and it is not a blocker for users to make decision. </w:t>
              </w:r>
            </w:ins>
          </w:p>
        </w:tc>
      </w:tr>
      <w:tr w:rsidR="00AA407E" w:rsidRPr="00B17ACB" w14:paraId="4D401C6D" w14:textId="77777777" w:rsidTr="0016045C">
        <w:trPr>
          <w:ins w:id="1207" w:author="swolberg@amazon.com" w:date="2023-03-14T19:16:00Z"/>
        </w:trPr>
        <w:tc>
          <w:tcPr>
            <w:tcW w:w="0" w:type="auto"/>
            <w:vAlign w:val="center"/>
            <w:hideMark/>
          </w:tcPr>
          <w:p w14:paraId="52B2D37A" w14:textId="77777777" w:rsidR="00AA407E" w:rsidRPr="00B17ACB" w:rsidRDefault="00AA407E" w:rsidP="0016045C">
            <w:pPr>
              <w:rPr>
                <w:ins w:id="1208" w:author="swolberg@amazon.com" w:date="2023-03-14T19:16:00Z"/>
                <w:rFonts w:ascii="Calibri" w:hAnsi="Calibri" w:cs="Calibri"/>
                <w:sz w:val="16"/>
                <w:szCs w:val="16"/>
              </w:rPr>
            </w:pPr>
            <w:ins w:id="1209" w:author="swolberg@amazon.com" w:date="2023-03-14T19:16:00Z">
              <w:r w:rsidRPr="00B17ACB">
                <w:rPr>
                  <w:rFonts w:ascii="Calibri" w:hAnsi="Calibri" w:cs="Calibri"/>
                  <w:sz w:val="16"/>
                  <w:szCs w:val="16"/>
                </w:rPr>
                <w:t>Metrics A is not tie to Metric B</w:t>
              </w:r>
            </w:ins>
          </w:p>
        </w:tc>
        <w:tc>
          <w:tcPr>
            <w:tcW w:w="0" w:type="auto"/>
            <w:vAlign w:val="center"/>
            <w:hideMark/>
          </w:tcPr>
          <w:p w14:paraId="3167CD35" w14:textId="77777777" w:rsidR="00AA407E" w:rsidRPr="00B17ACB" w:rsidRDefault="00AA407E" w:rsidP="0016045C">
            <w:pPr>
              <w:jc w:val="right"/>
              <w:rPr>
                <w:ins w:id="1210" w:author="swolberg@amazon.com" w:date="2023-03-14T19:16:00Z"/>
                <w:rFonts w:ascii="Calibri" w:hAnsi="Calibri" w:cs="Calibri"/>
                <w:sz w:val="16"/>
                <w:szCs w:val="16"/>
              </w:rPr>
            </w:pPr>
            <w:ins w:id="1211" w:author="swolberg@amazon.com" w:date="2023-03-14T19:16:00Z">
              <w:r w:rsidRPr="00B17ACB">
                <w:rPr>
                  <w:rFonts w:ascii="Calibri" w:hAnsi="Calibri" w:cs="Calibri"/>
                  <w:sz w:val="16"/>
                  <w:szCs w:val="16"/>
                </w:rPr>
                <w:t>3%</w:t>
              </w:r>
            </w:ins>
          </w:p>
        </w:tc>
        <w:tc>
          <w:tcPr>
            <w:tcW w:w="0" w:type="auto"/>
            <w:vAlign w:val="center"/>
            <w:hideMark/>
          </w:tcPr>
          <w:p w14:paraId="76383494" w14:textId="77777777" w:rsidR="00AA407E" w:rsidRPr="00B17ACB" w:rsidRDefault="00AA407E" w:rsidP="0016045C">
            <w:pPr>
              <w:rPr>
                <w:ins w:id="1212" w:author="swolberg@amazon.com" w:date="2023-03-14T19:16:00Z"/>
                <w:rFonts w:ascii="Calibri" w:hAnsi="Calibri" w:cs="Calibri"/>
                <w:sz w:val="16"/>
                <w:szCs w:val="16"/>
              </w:rPr>
            </w:pPr>
            <w:ins w:id="1213" w:author="swolberg@amazon.com" w:date="2023-03-14T19:16:00Z">
              <w:r w:rsidRPr="00B17ACB">
                <w:rPr>
                  <w:rFonts w:ascii="Calibri" w:hAnsi="Calibri" w:cs="Calibri"/>
                  <w:sz w:val="16"/>
                  <w:szCs w:val="16"/>
                </w:rPr>
                <w:t xml:space="preserve">Net </w:t>
              </w:r>
              <w:proofErr w:type="spellStart"/>
              <w:r w:rsidRPr="00B17ACB">
                <w:rPr>
                  <w:rFonts w:ascii="Calibri" w:hAnsi="Calibri" w:cs="Calibri"/>
                  <w:sz w:val="16"/>
                  <w:szCs w:val="16"/>
                </w:rPr>
                <w:t>Recipt</w:t>
              </w:r>
              <w:proofErr w:type="spellEnd"/>
              <w:r w:rsidRPr="00B17ACB">
                <w:rPr>
                  <w:rFonts w:ascii="Calibri" w:hAnsi="Calibri" w:cs="Calibri"/>
                  <w:sz w:val="16"/>
                  <w:szCs w:val="16"/>
                </w:rPr>
                <w:t xml:space="preserve"> vs PCOGS</w:t>
              </w:r>
              <w:r w:rsidRPr="00B17ACB">
                <w:rPr>
                  <w:rFonts w:ascii="Calibri" w:hAnsi="Calibri" w:cs="Calibri"/>
                  <w:sz w:val="16"/>
                  <w:szCs w:val="16"/>
                </w:rPr>
                <w:br/>
                <w:t xml:space="preserve">Ads </w:t>
              </w:r>
              <w:proofErr w:type="spellStart"/>
              <w:r w:rsidRPr="00B17ACB">
                <w:rPr>
                  <w:rFonts w:ascii="Calibri" w:hAnsi="Calibri" w:cs="Calibri"/>
                  <w:sz w:val="16"/>
                  <w:szCs w:val="16"/>
                </w:rPr>
                <w:t>etc</w:t>
              </w:r>
              <w:proofErr w:type="spellEnd"/>
            </w:ins>
          </w:p>
        </w:tc>
        <w:tc>
          <w:tcPr>
            <w:tcW w:w="0" w:type="auto"/>
            <w:vAlign w:val="center"/>
            <w:hideMark/>
          </w:tcPr>
          <w:p w14:paraId="65461929" w14:textId="77777777" w:rsidR="00AA407E" w:rsidRPr="00B17ACB" w:rsidRDefault="00AA407E" w:rsidP="0016045C">
            <w:pPr>
              <w:rPr>
                <w:ins w:id="1214" w:author="swolberg@amazon.com" w:date="2023-03-14T19:16:00Z"/>
                <w:rFonts w:ascii="Calibri" w:hAnsi="Calibri" w:cs="Calibri"/>
                <w:sz w:val="16"/>
                <w:szCs w:val="16"/>
              </w:rPr>
            </w:pPr>
            <w:ins w:id="1215" w:author="swolberg@amazon.com" w:date="2023-03-14T19:16:00Z">
              <w:r w:rsidRPr="00B17ACB">
                <w:rPr>
                  <w:rFonts w:ascii="Calibri" w:hAnsi="Calibri" w:cs="Calibri"/>
                  <w:sz w:val="16"/>
                  <w:szCs w:val="16"/>
                </w:rPr>
                <w:t>User can self-serve when certain metrics looks "conflict".</w:t>
              </w:r>
            </w:ins>
          </w:p>
        </w:tc>
      </w:tr>
    </w:tbl>
    <w:p w14:paraId="2F8F55F8" w14:textId="77777777" w:rsidR="00AA407E" w:rsidRPr="00B17ACB" w:rsidRDefault="00AA407E" w:rsidP="00AA407E">
      <w:pPr>
        <w:spacing w:after="240"/>
        <w:rPr>
          <w:ins w:id="1216" w:author="swolberg@amazon.com" w:date="2023-03-14T19:16:00Z"/>
          <w:rFonts w:ascii="Calibri" w:hAnsi="Calibri" w:cs="Calibri"/>
          <w:sz w:val="20"/>
          <w:szCs w:val="20"/>
        </w:rPr>
      </w:pPr>
      <w:ins w:id="1217" w:author="swolberg@amazon.com" w:date="2023-03-14T19:16:00Z">
        <w:r w:rsidRPr="00B17ACB">
          <w:rPr>
            <w:rFonts w:ascii="Calibri" w:hAnsi="Calibri" w:cs="Calibri"/>
            <w:sz w:val="20"/>
            <w:szCs w:val="20"/>
          </w:rPr>
          <w:t>Next Steps:</w:t>
        </w:r>
      </w:ins>
    </w:p>
    <w:p w14:paraId="28E1D2CD" w14:textId="77777777" w:rsidR="00AA407E" w:rsidRPr="00B17ACB" w:rsidRDefault="00AA407E" w:rsidP="00AA407E">
      <w:pPr>
        <w:numPr>
          <w:ilvl w:val="0"/>
          <w:numId w:val="32"/>
        </w:numPr>
        <w:spacing w:before="100" w:beforeAutospacing="1" w:after="100" w:afterAutospacing="1" w:line="240" w:lineRule="auto"/>
        <w:rPr>
          <w:ins w:id="1218" w:author="swolberg@amazon.com" w:date="2023-03-14T19:16:00Z"/>
          <w:rFonts w:ascii="Calibri" w:hAnsi="Calibri" w:cs="Calibri"/>
          <w:sz w:val="20"/>
          <w:szCs w:val="20"/>
        </w:rPr>
      </w:pPr>
      <w:ins w:id="1219" w:author="swolberg@amazon.com" w:date="2023-03-14T19:16:00Z">
        <w:r w:rsidRPr="00B17ACB">
          <w:rPr>
            <w:rFonts w:ascii="Calibri" w:hAnsi="Calibri" w:cs="Calibri"/>
            <w:sz w:val="20"/>
            <w:szCs w:val="20"/>
          </w:rPr>
          <w:lastRenderedPageBreak/>
          <w:t xml:space="preserve">Conduct 1:1 with users to explore approach to help improve the current data issue. </w:t>
        </w:r>
      </w:ins>
    </w:p>
    <w:p w14:paraId="7A60D5CA" w14:textId="77777777" w:rsidR="00AA407E" w:rsidRPr="00B17ACB" w:rsidRDefault="00AA407E" w:rsidP="00AA407E">
      <w:pPr>
        <w:numPr>
          <w:ilvl w:val="1"/>
          <w:numId w:val="33"/>
        </w:numPr>
        <w:spacing w:before="100" w:beforeAutospacing="1" w:after="100" w:afterAutospacing="1" w:line="240" w:lineRule="auto"/>
        <w:ind w:left="1440" w:hanging="360"/>
        <w:rPr>
          <w:ins w:id="1220" w:author="swolberg@amazon.com" w:date="2023-03-14T19:16:00Z"/>
          <w:rFonts w:ascii="Calibri" w:hAnsi="Calibri" w:cs="Calibri"/>
          <w:sz w:val="20"/>
          <w:szCs w:val="20"/>
        </w:rPr>
      </w:pPr>
      <w:ins w:id="1221" w:author="swolberg@amazon.com" w:date="2023-03-14T19:16:00Z">
        <w:r w:rsidRPr="00B17ACB">
          <w:rPr>
            <w:rFonts w:ascii="Calibri" w:hAnsi="Calibri" w:cs="Calibri"/>
            <w:sz w:val="20"/>
            <w:szCs w:val="20"/>
          </w:rPr>
          <w:t>when they have data question, what do they do, submit SIM?</w:t>
        </w:r>
      </w:ins>
    </w:p>
    <w:p w14:paraId="6FF6A5FC" w14:textId="77777777" w:rsidR="00AA407E" w:rsidRPr="00B17ACB" w:rsidRDefault="00AA407E" w:rsidP="00AA407E">
      <w:pPr>
        <w:numPr>
          <w:ilvl w:val="1"/>
          <w:numId w:val="33"/>
        </w:numPr>
        <w:spacing w:before="100" w:beforeAutospacing="1" w:after="100" w:afterAutospacing="1" w:line="240" w:lineRule="auto"/>
        <w:ind w:left="1440" w:hanging="360"/>
        <w:rPr>
          <w:ins w:id="1222" w:author="swolberg@amazon.com" w:date="2023-03-14T19:16:00Z"/>
          <w:rFonts w:ascii="Calibri" w:hAnsi="Calibri" w:cs="Calibri"/>
          <w:sz w:val="20"/>
          <w:szCs w:val="20"/>
        </w:rPr>
      </w:pPr>
      <w:ins w:id="1223" w:author="swolberg@amazon.com" w:date="2023-03-14T19:16:00Z">
        <w:r w:rsidRPr="00B17ACB">
          <w:rPr>
            <w:rFonts w:ascii="Calibri" w:hAnsi="Calibri" w:cs="Calibri"/>
            <w:sz w:val="20"/>
            <w:szCs w:val="20"/>
          </w:rPr>
          <w:t>do you think you need data faster? how fast? why?</w:t>
        </w:r>
      </w:ins>
    </w:p>
    <w:p w14:paraId="644A9B46" w14:textId="77777777" w:rsidR="00AA407E" w:rsidRPr="00B17ACB" w:rsidRDefault="00AA407E" w:rsidP="00AA407E">
      <w:pPr>
        <w:numPr>
          <w:ilvl w:val="1"/>
          <w:numId w:val="33"/>
        </w:numPr>
        <w:spacing w:before="100" w:beforeAutospacing="1" w:after="100" w:afterAutospacing="1" w:line="240" w:lineRule="auto"/>
        <w:ind w:left="1440" w:hanging="360"/>
        <w:rPr>
          <w:ins w:id="1224" w:author="swolberg@amazon.com" w:date="2023-03-14T19:16:00Z"/>
          <w:rFonts w:ascii="Calibri" w:hAnsi="Calibri" w:cs="Calibri"/>
          <w:sz w:val="20"/>
          <w:szCs w:val="20"/>
        </w:rPr>
      </w:pPr>
      <w:ins w:id="1225" w:author="swolberg@amazon.com" w:date="2023-03-14T19:16:00Z">
        <w:r w:rsidRPr="00B17ACB">
          <w:rPr>
            <w:rFonts w:ascii="Calibri" w:hAnsi="Calibri" w:cs="Calibri"/>
            <w:sz w:val="20"/>
            <w:szCs w:val="20"/>
          </w:rPr>
          <w:t>which way you prefer to get info or educate for your role?</w:t>
        </w:r>
      </w:ins>
    </w:p>
    <w:p w14:paraId="1D33A778" w14:textId="77777777" w:rsidR="00AA407E" w:rsidRPr="00B17ACB" w:rsidRDefault="00AA407E" w:rsidP="00AA407E">
      <w:pPr>
        <w:numPr>
          <w:ilvl w:val="2"/>
          <w:numId w:val="34"/>
        </w:numPr>
        <w:spacing w:before="100" w:beforeAutospacing="1" w:after="100" w:afterAutospacing="1" w:line="240" w:lineRule="auto"/>
        <w:ind w:left="2160" w:hanging="360"/>
        <w:rPr>
          <w:ins w:id="1226" w:author="swolberg@amazon.com" w:date="2023-03-14T19:16:00Z"/>
          <w:rFonts w:ascii="Calibri" w:hAnsi="Calibri" w:cs="Calibri"/>
          <w:sz w:val="20"/>
          <w:szCs w:val="20"/>
        </w:rPr>
      </w:pPr>
      <w:ins w:id="1227" w:author="swolberg@amazon.com" w:date="2023-03-14T19:16:00Z">
        <w:r w:rsidRPr="00B17ACB">
          <w:rPr>
            <w:rFonts w:ascii="Calibri" w:hAnsi="Calibri" w:cs="Calibri"/>
            <w:sz w:val="20"/>
            <w:szCs w:val="20"/>
          </w:rPr>
          <w:t xml:space="preserve">video/wiki/sage </w:t>
        </w:r>
        <w:proofErr w:type="spellStart"/>
        <w:r w:rsidRPr="00B17ACB">
          <w:rPr>
            <w:rFonts w:ascii="Calibri" w:hAnsi="Calibri" w:cs="Calibri"/>
            <w:sz w:val="20"/>
            <w:szCs w:val="20"/>
          </w:rPr>
          <w:t>etc</w:t>
        </w:r>
        <w:proofErr w:type="spellEnd"/>
      </w:ins>
    </w:p>
    <w:p w14:paraId="61AC74AB" w14:textId="77777777" w:rsidR="00AA407E" w:rsidRPr="00B17ACB" w:rsidRDefault="00AA407E" w:rsidP="00AA407E">
      <w:pPr>
        <w:numPr>
          <w:ilvl w:val="1"/>
          <w:numId w:val="34"/>
        </w:numPr>
        <w:spacing w:before="100" w:beforeAutospacing="1" w:after="100" w:afterAutospacing="1" w:line="240" w:lineRule="auto"/>
        <w:ind w:left="1440" w:hanging="360"/>
        <w:rPr>
          <w:ins w:id="1228" w:author="swolberg@amazon.com" w:date="2023-03-14T19:16:00Z"/>
          <w:rFonts w:ascii="Calibri" w:hAnsi="Calibri" w:cs="Calibri"/>
          <w:sz w:val="20"/>
          <w:szCs w:val="20"/>
        </w:rPr>
      </w:pPr>
      <w:ins w:id="1229" w:author="swolberg@amazon.com" w:date="2023-03-14T19:16:00Z">
        <w:r w:rsidRPr="00B17ACB">
          <w:rPr>
            <w:rFonts w:ascii="Calibri" w:hAnsi="Calibri" w:cs="Calibri"/>
            <w:sz w:val="20"/>
            <w:szCs w:val="20"/>
          </w:rPr>
          <w:t>how is Turismo/metrics embedded in your onboarding plan? how did you learn Turismo?</w:t>
        </w:r>
      </w:ins>
    </w:p>
    <w:p w14:paraId="3004A84D" w14:textId="77777777" w:rsidR="00AA407E" w:rsidRPr="00B17ACB" w:rsidRDefault="00AA407E" w:rsidP="00AA407E">
      <w:pPr>
        <w:numPr>
          <w:ilvl w:val="1"/>
          <w:numId w:val="34"/>
        </w:numPr>
        <w:spacing w:before="100" w:beforeAutospacing="1" w:after="100" w:afterAutospacing="1" w:line="240" w:lineRule="auto"/>
        <w:ind w:left="1440" w:hanging="360"/>
        <w:rPr>
          <w:ins w:id="1230" w:author="swolberg@amazon.com" w:date="2023-03-14T19:16:00Z"/>
          <w:rFonts w:ascii="Calibri" w:hAnsi="Calibri" w:cs="Calibri"/>
          <w:sz w:val="20"/>
          <w:szCs w:val="20"/>
        </w:rPr>
      </w:pPr>
      <w:ins w:id="1231" w:author="swolberg@amazon.com" w:date="2023-03-14T19:16:00Z">
        <w:r w:rsidRPr="00B17ACB">
          <w:rPr>
            <w:rFonts w:ascii="Calibri" w:hAnsi="Calibri" w:cs="Calibri"/>
            <w:sz w:val="20"/>
            <w:szCs w:val="20"/>
          </w:rPr>
          <w:t>which metric help them “identify opportunity” and “improving “efficiency”</w:t>
        </w:r>
      </w:ins>
    </w:p>
    <w:p w14:paraId="3DB96631" w14:textId="77777777" w:rsidR="00AA407E" w:rsidRPr="00B17ACB" w:rsidRDefault="00AA407E" w:rsidP="00AA407E">
      <w:pPr>
        <w:numPr>
          <w:ilvl w:val="0"/>
          <w:numId w:val="34"/>
        </w:numPr>
        <w:spacing w:before="100" w:beforeAutospacing="1" w:after="100" w:afterAutospacing="1" w:line="240" w:lineRule="auto"/>
        <w:rPr>
          <w:ins w:id="1232" w:author="swolberg@amazon.com" w:date="2023-03-14T19:16:00Z"/>
          <w:rFonts w:ascii="Calibri" w:hAnsi="Calibri" w:cs="Calibri"/>
          <w:sz w:val="20"/>
          <w:szCs w:val="20"/>
        </w:rPr>
      </w:pPr>
      <w:ins w:id="1233" w:author="swolberg@amazon.com" w:date="2023-03-14T19:16:00Z">
        <w:r w:rsidRPr="00B17ACB">
          <w:rPr>
            <w:rFonts w:ascii="Calibri" w:hAnsi="Calibri" w:cs="Calibri"/>
            <w:sz w:val="20"/>
            <w:szCs w:val="20"/>
          </w:rPr>
          <w:t xml:space="preserve">Conduct </w:t>
        </w:r>
        <w:r w:rsidRPr="00B17ACB">
          <w:rPr>
            <w:rFonts w:ascii="Calibri" w:hAnsi="Calibri" w:cs="Calibri"/>
            <w:b/>
            <w:bCs/>
            <w:sz w:val="20"/>
            <w:szCs w:val="20"/>
          </w:rPr>
          <w:t xml:space="preserve">weekly/monthly survey to measure user sentiment of metrics. </w:t>
        </w:r>
        <w:proofErr w:type="spellStart"/>
        <w:r w:rsidRPr="00B17ACB">
          <w:rPr>
            <w:rFonts w:ascii="Calibri" w:hAnsi="Calibri" w:cs="Calibri"/>
            <w:b/>
            <w:bCs/>
            <w:sz w:val="20"/>
            <w:szCs w:val="20"/>
          </w:rPr>
          <w:t>eg.</w:t>
        </w:r>
        <w:proofErr w:type="spellEnd"/>
        <w:r w:rsidRPr="00B17ACB">
          <w:rPr>
            <w:rFonts w:ascii="Calibri" w:hAnsi="Calibri" w:cs="Calibri"/>
            <w:b/>
            <w:bCs/>
            <w:sz w:val="20"/>
            <w:szCs w:val="20"/>
          </w:rPr>
          <w:t xml:space="preserve"> “do you think data quality is improved?” </w:t>
        </w:r>
      </w:ins>
    </w:p>
    <w:p w14:paraId="0C9245F0" w14:textId="77777777" w:rsidR="00AA407E" w:rsidRPr="00B17ACB" w:rsidRDefault="00AA407E" w:rsidP="00AA407E">
      <w:pPr>
        <w:spacing w:after="0"/>
        <w:rPr>
          <w:ins w:id="1234" w:author="swolberg@amazon.com" w:date="2023-03-14T19:16:00Z"/>
          <w:rFonts w:ascii="Calibri" w:hAnsi="Calibri" w:cs="Calibri"/>
          <w:sz w:val="20"/>
          <w:szCs w:val="20"/>
        </w:rPr>
      </w:pPr>
      <w:ins w:id="1235" w:author="swolberg@amazon.com" w:date="2023-03-14T19:16:00Z">
        <w:r w:rsidRPr="00B17ACB">
          <w:rPr>
            <w:rFonts w:ascii="Calibri" w:hAnsi="Calibri" w:cs="Calibri"/>
            <w:i/>
            <w:iCs/>
            <w:sz w:val="20"/>
            <w:szCs w:val="20"/>
          </w:rPr>
          <w:t>Stop Reading</w:t>
        </w:r>
      </w:ins>
    </w:p>
    <w:p w14:paraId="6291BD63" w14:textId="77777777" w:rsidR="00AA407E" w:rsidRPr="00B17ACB" w:rsidRDefault="00A56A52" w:rsidP="00AA407E">
      <w:pPr>
        <w:rPr>
          <w:ins w:id="1236" w:author="swolberg@amazon.com" w:date="2023-03-14T19:16:00Z"/>
          <w:rFonts w:ascii="Calibri" w:hAnsi="Calibri" w:cs="Calibri"/>
          <w:sz w:val="20"/>
          <w:szCs w:val="20"/>
        </w:rPr>
      </w:pPr>
      <w:ins w:id="1237" w:author="swolberg@amazon.com" w:date="2023-03-14T19:16:00Z">
        <w:r>
          <w:rPr>
            <w:rFonts w:ascii="Calibri" w:hAnsi="Calibri" w:cs="Calibri"/>
            <w:sz w:val="20"/>
            <w:szCs w:val="20"/>
          </w:rPr>
          <w:pict w14:anchorId="36C1AEAB">
            <v:rect id="_x0000_i1026" style="width:0;height:1.5pt" o:hralign="center" o:hrstd="t" o:hr="t" fillcolor="#a0a0a0" stroked="f"/>
          </w:pict>
        </w:r>
      </w:ins>
    </w:p>
    <w:p w14:paraId="0C1B5775" w14:textId="77777777" w:rsidR="00AA407E" w:rsidRPr="00B17ACB" w:rsidRDefault="00AA407E" w:rsidP="00AA407E">
      <w:pPr>
        <w:numPr>
          <w:ilvl w:val="0"/>
          <w:numId w:val="35"/>
        </w:numPr>
        <w:spacing w:before="100" w:beforeAutospacing="1" w:after="100" w:afterAutospacing="1" w:line="240" w:lineRule="auto"/>
        <w:rPr>
          <w:ins w:id="1238" w:author="swolberg@amazon.com" w:date="2023-03-14T19:16:00Z"/>
          <w:rFonts w:ascii="Calibri" w:hAnsi="Calibri" w:cs="Calibri"/>
          <w:sz w:val="20"/>
          <w:szCs w:val="20"/>
        </w:rPr>
      </w:pPr>
      <w:ins w:id="1239" w:author="swolberg@amazon.com" w:date="2023-03-14T19:16:00Z">
        <w:r w:rsidRPr="00B17ACB">
          <w:rPr>
            <w:rFonts w:ascii="Calibri" w:hAnsi="Calibri" w:cs="Calibri"/>
            <w:sz w:val="20"/>
            <w:szCs w:val="20"/>
          </w:rPr>
          <w:t>Metric availability</w:t>
        </w:r>
      </w:ins>
    </w:p>
    <w:p w14:paraId="0FF6EAD7" w14:textId="77777777" w:rsidR="00AA407E" w:rsidRPr="00B17ACB" w:rsidRDefault="00AA407E" w:rsidP="00AA407E">
      <w:pPr>
        <w:numPr>
          <w:ilvl w:val="1"/>
          <w:numId w:val="36"/>
        </w:numPr>
        <w:spacing w:before="100" w:beforeAutospacing="1" w:after="100" w:afterAutospacing="1" w:line="240" w:lineRule="auto"/>
        <w:ind w:left="1440" w:hanging="360"/>
        <w:rPr>
          <w:ins w:id="1240" w:author="swolberg@amazon.com" w:date="2023-03-14T19:16:00Z"/>
          <w:rFonts w:ascii="Calibri" w:hAnsi="Calibri" w:cs="Calibri"/>
          <w:sz w:val="20"/>
          <w:szCs w:val="20"/>
        </w:rPr>
      </w:pPr>
      <w:ins w:id="1241" w:author="swolberg@amazon.com" w:date="2023-03-14T19:16:00Z">
        <w:r w:rsidRPr="00B17ACB">
          <w:rPr>
            <w:rFonts w:ascii="Calibri" w:hAnsi="Calibri" w:cs="Calibri"/>
            <w:sz w:val="20"/>
            <w:szCs w:val="20"/>
          </w:rPr>
          <w:t>what issue</w:t>
        </w:r>
      </w:ins>
    </w:p>
    <w:p w14:paraId="0E9BEA96" w14:textId="77777777" w:rsidR="00AA407E" w:rsidRPr="00B17ACB" w:rsidRDefault="00AA407E" w:rsidP="00AA407E">
      <w:pPr>
        <w:numPr>
          <w:ilvl w:val="1"/>
          <w:numId w:val="36"/>
        </w:numPr>
        <w:spacing w:before="100" w:beforeAutospacing="1" w:after="100" w:afterAutospacing="1" w:line="240" w:lineRule="auto"/>
        <w:ind w:left="1440" w:hanging="360"/>
        <w:rPr>
          <w:ins w:id="1242" w:author="swolberg@amazon.com" w:date="2023-03-14T19:16:00Z"/>
          <w:rFonts w:ascii="Calibri" w:hAnsi="Calibri" w:cs="Calibri"/>
          <w:sz w:val="20"/>
          <w:szCs w:val="20"/>
        </w:rPr>
      </w:pPr>
      <w:ins w:id="1243" w:author="swolberg@amazon.com" w:date="2023-03-14T19:16:00Z">
        <w:r w:rsidRPr="00B17ACB">
          <w:rPr>
            <w:rFonts w:ascii="Calibri" w:hAnsi="Calibri" w:cs="Calibri"/>
            <w:sz w:val="20"/>
            <w:szCs w:val="20"/>
          </w:rPr>
          <w:t xml:space="preserve">why important </w:t>
        </w:r>
      </w:ins>
    </w:p>
    <w:p w14:paraId="0E8343FA" w14:textId="77777777" w:rsidR="00AA407E" w:rsidRPr="00B17ACB" w:rsidRDefault="00AA407E" w:rsidP="00AA407E">
      <w:pPr>
        <w:numPr>
          <w:ilvl w:val="2"/>
          <w:numId w:val="37"/>
        </w:numPr>
        <w:spacing w:before="100" w:beforeAutospacing="1" w:after="100" w:afterAutospacing="1" w:line="240" w:lineRule="auto"/>
        <w:ind w:left="2160" w:hanging="360"/>
        <w:rPr>
          <w:ins w:id="1244" w:author="swolberg@amazon.com" w:date="2023-03-14T19:16:00Z"/>
          <w:rFonts w:ascii="Calibri" w:hAnsi="Calibri" w:cs="Calibri"/>
          <w:sz w:val="20"/>
          <w:szCs w:val="20"/>
        </w:rPr>
      </w:pPr>
      <w:ins w:id="1245" w:author="swolberg@amazon.com" w:date="2023-03-14T19:16:00Z">
        <w:r w:rsidRPr="00B17ACB">
          <w:rPr>
            <w:rFonts w:ascii="Calibri" w:hAnsi="Calibri" w:cs="Calibri"/>
            <w:sz w:val="20"/>
            <w:szCs w:val="20"/>
          </w:rPr>
          <w:t>“</w:t>
        </w:r>
        <w:proofErr w:type="spellStart"/>
        <w:r w:rsidRPr="00B17ACB">
          <w:rPr>
            <w:rFonts w:ascii="Calibri" w:hAnsi="Calibri" w:cs="Calibri"/>
            <w:sz w:val="20"/>
            <w:szCs w:val="20"/>
          </w:rPr>
          <w:t>roos</w:t>
        </w:r>
        <w:proofErr w:type="spellEnd"/>
        <w:r w:rsidRPr="00B17ACB">
          <w:rPr>
            <w:rFonts w:ascii="Calibri" w:hAnsi="Calibri" w:cs="Calibri"/>
            <w:sz w:val="20"/>
            <w:szCs w:val="20"/>
          </w:rPr>
          <w:t xml:space="preserve"> - data is not published early on </w:t>
        </w:r>
        <w:proofErr w:type="spellStart"/>
        <w:r w:rsidRPr="00B17ACB">
          <w:rPr>
            <w:rFonts w:ascii="Calibri" w:hAnsi="Calibri" w:cs="Calibri"/>
            <w:sz w:val="20"/>
            <w:szCs w:val="20"/>
          </w:rPr>
          <w:t>mondays</w:t>
        </w:r>
        <w:proofErr w:type="spellEnd"/>
        <w:r w:rsidRPr="00B17ACB">
          <w:rPr>
            <w:rFonts w:ascii="Calibri" w:hAnsi="Calibri" w:cs="Calibri"/>
            <w:sz w:val="20"/>
            <w:szCs w:val="20"/>
          </w:rPr>
          <w:t xml:space="preserve">, so it's hard to include in the </w:t>
        </w:r>
        <w:proofErr w:type="spellStart"/>
        <w:r w:rsidRPr="00B17ACB">
          <w:rPr>
            <w:rFonts w:ascii="Calibri" w:hAnsi="Calibri" w:cs="Calibri"/>
            <w:sz w:val="20"/>
            <w:szCs w:val="20"/>
          </w:rPr>
          <w:t>wbrs</w:t>
        </w:r>
        <w:proofErr w:type="spellEnd"/>
        <w:r w:rsidRPr="00B17ACB">
          <w:rPr>
            <w:rFonts w:ascii="Calibri" w:hAnsi="Calibri" w:cs="Calibri"/>
            <w:sz w:val="20"/>
            <w:szCs w:val="20"/>
          </w:rPr>
          <w:t xml:space="preserve"> that typically happen during </w:t>
        </w:r>
        <w:proofErr w:type="spellStart"/>
        <w:r w:rsidRPr="00B17ACB">
          <w:rPr>
            <w:rFonts w:ascii="Calibri" w:hAnsi="Calibri" w:cs="Calibri"/>
            <w:sz w:val="20"/>
            <w:szCs w:val="20"/>
          </w:rPr>
          <w:t>monday</w:t>
        </w:r>
        <w:proofErr w:type="spellEnd"/>
        <w:r w:rsidRPr="00B17ACB">
          <w:rPr>
            <w:rFonts w:ascii="Calibri" w:hAnsi="Calibri" w:cs="Calibri"/>
            <w:sz w:val="20"/>
            <w:szCs w:val="20"/>
          </w:rPr>
          <w:t xml:space="preserve"> afternoon</w:t>
        </w:r>
      </w:ins>
    </w:p>
    <w:p w14:paraId="5CD38C3C" w14:textId="77777777" w:rsidR="00AA407E" w:rsidRPr="00B17ACB" w:rsidRDefault="00AA407E" w:rsidP="00AA407E">
      <w:pPr>
        <w:numPr>
          <w:ilvl w:val="2"/>
          <w:numId w:val="37"/>
        </w:numPr>
        <w:spacing w:before="100" w:beforeAutospacing="1" w:after="100" w:afterAutospacing="1" w:line="240" w:lineRule="auto"/>
        <w:ind w:left="2160" w:hanging="360"/>
        <w:rPr>
          <w:ins w:id="1246" w:author="swolberg@amazon.com" w:date="2023-03-14T19:16:00Z"/>
          <w:rFonts w:ascii="Calibri" w:hAnsi="Calibri" w:cs="Calibri"/>
          <w:sz w:val="20"/>
          <w:szCs w:val="20"/>
        </w:rPr>
      </w:pPr>
      <w:ins w:id="1247" w:author="swolberg@amazon.com" w:date="2023-03-14T19:16:00Z">
        <w:r w:rsidRPr="00B17ACB">
          <w:rPr>
            <w:rFonts w:ascii="Calibri" w:hAnsi="Calibri" w:cs="Calibri"/>
            <w:sz w:val="20"/>
            <w:szCs w:val="20"/>
          </w:rPr>
          <w:t>“data is always late”</w:t>
        </w:r>
      </w:ins>
    </w:p>
    <w:p w14:paraId="3AB7BF66" w14:textId="77777777" w:rsidR="00AA407E" w:rsidRPr="00B17ACB" w:rsidRDefault="00AA407E" w:rsidP="00AA407E">
      <w:pPr>
        <w:numPr>
          <w:ilvl w:val="2"/>
          <w:numId w:val="37"/>
        </w:numPr>
        <w:spacing w:before="100" w:beforeAutospacing="1" w:after="100" w:afterAutospacing="1" w:line="240" w:lineRule="auto"/>
        <w:ind w:left="2160" w:hanging="360"/>
        <w:rPr>
          <w:ins w:id="1248" w:author="swolberg@amazon.com" w:date="2023-03-14T19:16:00Z"/>
          <w:rFonts w:ascii="Calibri" w:hAnsi="Calibri" w:cs="Calibri"/>
          <w:sz w:val="20"/>
          <w:szCs w:val="20"/>
        </w:rPr>
      </w:pPr>
      <w:ins w:id="1249" w:author="swolberg@amazon.com" w:date="2023-03-14T19:16:00Z">
        <w:r w:rsidRPr="00B17ACB">
          <w:rPr>
            <w:rFonts w:ascii="Calibri" w:hAnsi="Calibri" w:cs="Calibri"/>
            <w:sz w:val="20"/>
            <w:szCs w:val="20"/>
          </w:rPr>
          <w:t>“</w:t>
        </w:r>
        <w:proofErr w:type="spellStart"/>
        <w:r w:rsidRPr="00B17ACB">
          <w:rPr>
            <w:rFonts w:ascii="Calibri" w:hAnsi="Calibri" w:cs="Calibri"/>
            <w:sz w:val="20"/>
            <w:szCs w:val="20"/>
          </w:rPr>
          <w:t>sla</w:t>
        </w:r>
        <w:proofErr w:type="spellEnd"/>
        <w:r w:rsidRPr="00B17ACB">
          <w:rPr>
            <w:rFonts w:ascii="Calibri" w:hAnsi="Calibri" w:cs="Calibri"/>
            <w:sz w:val="20"/>
            <w:szCs w:val="20"/>
          </w:rPr>
          <w:t xml:space="preserve"> are missed”</w:t>
        </w:r>
      </w:ins>
    </w:p>
    <w:p w14:paraId="36369195" w14:textId="77777777" w:rsidR="00AA407E" w:rsidRPr="00B17ACB" w:rsidRDefault="00AA407E" w:rsidP="00AA407E">
      <w:pPr>
        <w:numPr>
          <w:ilvl w:val="1"/>
          <w:numId w:val="37"/>
        </w:numPr>
        <w:spacing w:before="100" w:beforeAutospacing="1" w:after="100" w:afterAutospacing="1" w:line="240" w:lineRule="auto"/>
        <w:ind w:left="1440" w:hanging="360"/>
        <w:rPr>
          <w:ins w:id="1250" w:author="swolberg@amazon.com" w:date="2023-03-14T19:16:00Z"/>
          <w:rFonts w:ascii="Calibri" w:hAnsi="Calibri" w:cs="Calibri"/>
          <w:sz w:val="20"/>
          <w:szCs w:val="20"/>
        </w:rPr>
      </w:pPr>
      <w:ins w:id="1251" w:author="swolberg@amazon.com" w:date="2023-03-14T19:16:00Z">
        <w:r w:rsidRPr="00B17ACB">
          <w:rPr>
            <w:rFonts w:ascii="Calibri" w:hAnsi="Calibri" w:cs="Calibri"/>
            <w:sz w:val="20"/>
            <w:szCs w:val="20"/>
          </w:rPr>
          <w:t>proposal</w:t>
        </w:r>
      </w:ins>
    </w:p>
    <w:p w14:paraId="667BDFB0" w14:textId="77777777" w:rsidR="00AA407E" w:rsidRPr="00B17ACB" w:rsidRDefault="00AA407E" w:rsidP="00AA407E">
      <w:pPr>
        <w:numPr>
          <w:ilvl w:val="0"/>
          <w:numId w:val="37"/>
        </w:numPr>
        <w:spacing w:before="100" w:beforeAutospacing="1" w:after="100" w:afterAutospacing="1" w:line="240" w:lineRule="auto"/>
        <w:rPr>
          <w:ins w:id="1252" w:author="swolberg@amazon.com" w:date="2023-03-14T19:16:00Z"/>
          <w:rFonts w:ascii="Calibri" w:hAnsi="Calibri" w:cs="Calibri"/>
          <w:sz w:val="20"/>
          <w:szCs w:val="20"/>
        </w:rPr>
      </w:pPr>
      <w:ins w:id="1253" w:author="swolberg@amazon.com" w:date="2023-03-14T19:16:00Z">
        <w:r w:rsidRPr="00B17ACB">
          <w:rPr>
            <w:rFonts w:ascii="Calibri" w:hAnsi="Calibri" w:cs="Calibri"/>
            <w:sz w:val="20"/>
            <w:szCs w:val="20"/>
          </w:rPr>
          <w:t>Contra Cogs issue:</w:t>
        </w:r>
      </w:ins>
    </w:p>
    <w:p w14:paraId="3941459E" w14:textId="77777777" w:rsidR="00AA407E" w:rsidRPr="00B17ACB" w:rsidRDefault="00AA407E" w:rsidP="00AA407E">
      <w:pPr>
        <w:numPr>
          <w:ilvl w:val="1"/>
          <w:numId w:val="38"/>
        </w:numPr>
        <w:spacing w:before="100" w:beforeAutospacing="1" w:after="100" w:afterAutospacing="1" w:line="240" w:lineRule="auto"/>
        <w:ind w:left="720" w:hanging="360"/>
        <w:rPr>
          <w:ins w:id="1254" w:author="swolberg@amazon.com" w:date="2023-03-14T19:16:00Z"/>
          <w:rFonts w:ascii="Calibri" w:hAnsi="Calibri" w:cs="Calibri"/>
          <w:sz w:val="20"/>
          <w:szCs w:val="20"/>
        </w:rPr>
      </w:pPr>
      <w:ins w:id="1255" w:author="swolberg@amazon.com" w:date="2023-03-14T19:16:00Z">
        <w:r w:rsidRPr="00B17ACB">
          <w:rPr>
            <w:rFonts w:ascii="Calibri" w:hAnsi="Calibri" w:cs="Calibri"/>
            <w:sz w:val="20"/>
            <w:szCs w:val="20"/>
          </w:rPr>
          <w:t>what issue:</w:t>
        </w:r>
      </w:ins>
    </w:p>
    <w:p w14:paraId="1818A0B5" w14:textId="77777777" w:rsidR="00AA407E" w:rsidRPr="00B17ACB" w:rsidRDefault="00AA407E" w:rsidP="00AA407E">
      <w:pPr>
        <w:numPr>
          <w:ilvl w:val="1"/>
          <w:numId w:val="38"/>
        </w:numPr>
        <w:spacing w:before="100" w:beforeAutospacing="1" w:after="100" w:afterAutospacing="1" w:line="240" w:lineRule="auto"/>
        <w:ind w:left="1440" w:hanging="360"/>
        <w:rPr>
          <w:ins w:id="1256" w:author="swolberg@amazon.com" w:date="2023-03-14T19:16:00Z"/>
          <w:rFonts w:ascii="Calibri" w:hAnsi="Calibri" w:cs="Calibri"/>
          <w:sz w:val="20"/>
          <w:szCs w:val="20"/>
        </w:rPr>
      </w:pPr>
      <w:ins w:id="1257" w:author="swolberg@amazon.com" w:date="2023-03-14T19:16:00Z">
        <w:r w:rsidRPr="00B17ACB">
          <w:rPr>
            <w:rFonts w:ascii="Calibri" w:hAnsi="Calibri" w:cs="Calibri"/>
            <w:sz w:val="20"/>
            <w:szCs w:val="20"/>
          </w:rPr>
          <w:t>why important</w:t>
        </w:r>
      </w:ins>
    </w:p>
    <w:p w14:paraId="03D9FF39" w14:textId="77777777" w:rsidR="00AA407E" w:rsidRPr="00B17ACB" w:rsidRDefault="00AA407E" w:rsidP="00AA407E">
      <w:pPr>
        <w:numPr>
          <w:ilvl w:val="0"/>
          <w:numId w:val="38"/>
        </w:numPr>
        <w:spacing w:before="100" w:beforeAutospacing="1" w:after="100" w:afterAutospacing="1" w:line="240" w:lineRule="auto"/>
        <w:rPr>
          <w:ins w:id="1258" w:author="swolberg@amazon.com" w:date="2023-03-14T19:16:00Z"/>
          <w:rFonts w:ascii="Calibri" w:hAnsi="Calibri" w:cs="Calibri"/>
          <w:sz w:val="20"/>
          <w:szCs w:val="20"/>
        </w:rPr>
      </w:pPr>
      <w:ins w:id="1259" w:author="swolberg@amazon.com" w:date="2023-03-14T19:16:00Z">
        <w:r w:rsidRPr="00B17ACB">
          <w:rPr>
            <w:rFonts w:ascii="Calibri" w:hAnsi="Calibri" w:cs="Calibri"/>
            <w:sz w:val="20"/>
            <w:szCs w:val="20"/>
          </w:rPr>
          <w:t xml:space="preserve">Deal/Promotion data: </w:t>
        </w:r>
      </w:ins>
    </w:p>
    <w:p w14:paraId="5D20DB69" w14:textId="77777777" w:rsidR="00AA407E" w:rsidRPr="00B17ACB" w:rsidRDefault="00AA407E" w:rsidP="00AA407E">
      <w:pPr>
        <w:numPr>
          <w:ilvl w:val="1"/>
          <w:numId w:val="39"/>
        </w:numPr>
        <w:spacing w:before="100" w:beforeAutospacing="1" w:after="100" w:afterAutospacing="1" w:line="240" w:lineRule="auto"/>
        <w:ind w:left="720" w:hanging="360"/>
        <w:rPr>
          <w:ins w:id="1260" w:author="swolberg@amazon.com" w:date="2023-03-14T19:16:00Z"/>
          <w:rFonts w:ascii="Calibri" w:hAnsi="Calibri" w:cs="Calibri"/>
          <w:sz w:val="20"/>
          <w:szCs w:val="20"/>
        </w:rPr>
      </w:pPr>
      <w:ins w:id="1261" w:author="swolberg@amazon.com" w:date="2023-03-14T19:16:00Z">
        <w:r w:rsidRPr="00B17ACB">
          <w:rPr>
            <w:rFonts w:ascii="Calibri" w:hAnsi="Calibri" w:cs="Calibri"/>
            <w:sz w:val="20"/>
            <w:szCs w:val="20"/>
          </w:rPr>
          <w:t xml:space="preserve">Issue: Vendor level </w:t>
        </w:r>
      </w:ins>
    </w:p>
    <w:p w14:paraId="508E43B4" w14:textId="77777777" w:rsidR="00AA407E" w:rsidRPr="00B17ACB" w:rsidRDefault="00AA407E" w:rsidP="00AA407E">
      <w:pPr>
        <w:numPr>
          <w:ilvl w:val="2"/>
          <w:numId w:val="40"/>
        </w:numPr>
        <w:spacing w:before="100" w:beforeAutospacing="1" w:after="100" w:afterAutospacing="1" w:line="240" w:lineRule="auto"/>
        <w:ind w:left="1440" w:hanging="360"/>
        <w:rPr>
          <w:ins w:id="1262" w:author="swolberg@amazon.com" w:date="2023-03-14T19:16:00Z"/>
          <w:rFonts w:ascii="Calibri" w:hAnsi="Calibri" w:cs="Calibri"/>
          <w:sz w:val="20"/>
          <w:szCs w:val="20"/>
        </w:rPr>
      </w:pPr>
      <w:ins w:id="1263" w:author="swolberg@amazon.com" w:date="2023-03-14T19:16:00Z">
        <w:r w:rsidRPr="00B17ACB">
          <w:rPr>
            <w:rFonts w:ascii="Calibri" w:hAnsi="Calibri" w:cs="Calibri"/>
            <w:sz w:val="20"/>
            <w:szCs w:val="20"/>
          </w:rPr>
          <w:t>deal ops - we have had problems with this metric for a long time, hard to get info at vendor level.”</w:t>
        </w:r>
      </w:ins>
    </w:p>
    <w:p w14:paraId="7CC83431" w14:textId="77777777" w:rsidR="00AA407E" w:rsidRPr="00B17ACB" w:rsidRDefault="00AA407E" w:rsidP="00AA407E">
      <w:pPr>
        <w:numPr>
          <w:ilvl w:val="1"/>
          <w:numId w:val="40"/>
        </w:numPr>
        <w:spacing w:before="100" w:beforeAutospacing="1" w:after="100" w:afterAutospacing="1" w:line="240" w:lineRule="auto"/>
        <w:ind w:left="1440" w:hanging="360"/>
        <w:rPr>
          <w:ins w:id="1264" w:author="swolberg@amazon.com" w:date="2023-03-14T19:16:00Z"/>
          <w:rFonts w:ascii="Calibri" w:hAnsi="Calibri" w:cs="Calibri"/>
          <w:sz w:val="20"/>
          <w:szCs w:val="20"/>
        </w:rPr>
      </w:pPr>
      <w:ins w:id="1265" w:author="swolberg@amazon.com" w:date="2023-03-14T19:16:00Z">
        <w:r w:rsidRPr="00B17ACB">
          <w:rPr>
            <w:rFonts w:ascii="Calibri" w:hAnsi="Calibri" w:cs="Calibri"/>
            <w:sz w:val="20"/>
            <w:szCs w:val="20"/>
          </w:rPr>
          <w:t>Use case?</w:t>
        </w:r>
      </w:ins>
    </w:p>
    <w:p w14:paraId="278739E8" w14:textId="77777777" w:rsidR="00AA407E" w:rsidRPr="00B17ACB" w:rsidRDefault="00AA407E" w:rsidP="00AA407E">
      <w:pPr>
        <w:numPr>
          <w:ilvl w:val="0"/>
          <w:numId w:val="40"/>
        </w:numPr>
        <w:spacing w:before="100" w:beforeAutospacing="1" w:after="100" w:afterAutospacing="1" w:line="240" w:lineRule="auto"/>
        <w:rPr>
          <w:ins w:id="1266" w:author="swolberg@amazon.com" w:date="2023-03-14T19:16:00Z"/>
          <w:rFonts w:ascii="Calibri" w:hAnsi="Calibri" w:cs="Calibri"/>
          <w:sz w:val="20"/>
          <w:szCs w:val="20"/>
        </w:rPr>
      </w:pPr>
      <w:ins w:id="1267" w:author="swolberg@amazon.com" w:date="2023-03-14T19:16:00Z">
        <w:r w:rsidRPr="00B17ACB">
          <w:rPr>
            <w:rFonts w:ascii="Calibri" w:hAnsi="Calibri" w:cs="Calibri"/>
            <w:sz w:val="20"/>
            <w:szCs w:val="20"/>
          </w:rPr>
          <w:t>ASIN attribute wrong:</w:t>
        </w:r>
      </w:ins>
    </w:p>
    <w:p w14:paraId="09C547BC" w14:textId="77777777" w:rsidR="00AA407E" w:rsidRPr="00B17ACB" w:rsidRDefault="00AA407E" w:rsidP="00AA407E">
      <w:pPr>
        <w:numPr>
          <w:ilvl w:val="1"/>
          <w:numId w:val="41"/>
        </w:numPr>
        <w:spacing w:before="100" w:beforeAutospacing="1" w:after="100" w:afterAutospacing="1" w:line="240" w:lineRule="auto"/>
        <w:ind w:left="1440" w:hanging="360"/>
        <w:rPr>
          <w:ins w:id="1268" w:author="swolberg@amazon.com" w:date="2023-03-14T19:16:00Z"/>
          <w:rFonts w:ascii="Calibri" w:hAnsi="Calibri" w:cs="Calibri"/>
          <w:sz w:val="20"/>
          <w:szCs w:val="20"/>
        </w:rPr>
      </w:pPr>
      <w:ins w:id="1269" w:author="swolberg@amazon.com" w:date="2023-03-14T19:16:00Z">
        <w:r w:rsidRPr="00B17ACB">
          <w:rPr>
            <w:rFonts w:ascii="Calibri" w:hAnsi="Calibri" w:cs="Calibri"/>
            <w:sz w:val="20"/>
            <w:szCs w:val="20"/>
          </w:rPr>
          <w:t>which attribute</w:t>
        </w:r>
      </w:ins>
    </w:p>
    <w:p w14:paraId="705DB197" w14:textId="77777777" w:rsidR="00AA407E" w:rsidRPr="00B17ACB" w:rsidRDefault="00AA407E" w:rsidP="00AA407E">
      <w:pPr>
        <w:numPr>
          <w:ilvl w:val="1"/>
          <w:numId w:val="41"/>
        </w:numPr>
        <w:spacing w:before="100" w:beforeAutospacing="1" w:after="100" w:afterAutospacing="1" w:line="240" w:lineRule="auto"/>
        <w:ind w:left="1440" w:hanging="360"/>
        <w:rPr>
          <w:ins w:id="1270" w:author="swolberg@amazon.com" w:date="2023-03-14T19:16:00Z"/>
          <w:rFonts w:ascii="Calibri" w:hAnsi="Calibri" w:cs="Calibri"/>
          <w:sz w:val="20"/>
          <w:szCs w:val="20"/>
        </w:rPr>
      </w:pPr>
      <w:ins w:id="1271" w:author="swolberg@amazon.com" w:date="2023-03-14T19:16:00Z">
        <w:r w:rsidRPr="00B17ACB">
          <w:rPr>
            <w:rFonts w:ascii="Calibri" w:hAnsi="Calibri" w:cs="Calibri"/>
            <w:sz w:val="20"/>
            <w:szCs w:val="20"/>
          </w:rPr>
          <w:t>why important</w:t>
        </w:r>
      </w:ins>
    </w:p>
    <w:p w14:paraId="5572D3D5" w14:textId="77777777" w:rsidR="00AA407E" w:rsidRPr="00B17ACB" w:rsidRDefault="00AA407E" w:rsidP="00AA407E">
      <w:pPr>
        <w:numPr>
          <w:ilvl w:val="0"/>
          <w:numId w:val="41"/>
        </w:numPr>
        <w:spacing w:before="100" w:beforeAutospacing="1" w:after="100" w:afterAutospacing="1" w:line="240" w:lineRule="auto"/>
        <w:rPr>
          <w:ins w:id="1272" w:author="swolberg@amazon.com" w:date="2023-03-14T19:16:00Z"/>
          <w:rFonts w:ascii="Calibri" w:hAnsi="Calibri" w:cs="Calibri"/>
          <w:sz w:val="20"/>
          <w:szCs w:val="20"/>
        </w:rPr>
      </w:pPr>
      <w:ins w:id="1273" w:author="swolberg@amazon.com" w:date="2023-03-14T19:16:00Z">
        <w:r w:rsidRPr="00B17ACB">
          <w:rPr>
            <w:rFonts w:ascii="Calibri" w:hAnsi="Calibri" w:cs="Calibri"/>
            <w:sz w:val="20"/>
            <w:szCs w:val="20"/>
          </w:rPr>
          <w:t>Data Discrepancy across tools (</w:t>
        </w:r>
        <w:proofErr w:type="spellStart"/>
        <w:r w:rsidRPr="00B17ACB">
          <w:rPr>
            <w:rFonts w:ascii="Calibri" w:hAnsi="Calibri" w:cs="Calibri"/>
            <w:sz w:val="20"/>
            <w:szCs w:val="20"/>
          </w:rPr>
          <w:t>eg.</w:t>
        </w:r>
        <w:proofErr w:type="spellEnd"/>
        <w:r w:rsidRPr="00B17ACB">
          <w:rPr>
            <w:rFonts w:ascii="Calibri" w:hAnsi="Calibri" w:cs="Calibri"/>
            <w:sz w:val="20"/>
            <w:szCs w:val="20"/>
          </w:rPr>
          <w:t>)</w:t>
        </w:r>
      </w:ins>
    </w:p>
    <w:p w14:paraId="31357476" w14:textId="77777777" w:rsidR="00AA407E" w:rsidRPr="00B17ACB" w:rsidRDefault="00AA407E" w:rsidP="00AA407E">
      <w:pPr>
        <w:numPr>
          <w:ilvl w:val="1"/>
          <w:numId w:val="42"/>
        </w:numPr>
        <w:spacing w:before="100" w:beforeAutospacing="1" w:after="100" w:afterAutospacing="1" w:line="240" w:lineRule="auto"/>
        <w:ind w:left="720" w:hanging="360"/>
        <w:rPr>
          <w:ins w:id="1274" w:author="swolberg@amazon.com" w:date="2023-03-14T19:16:00Z"/>
          <w:rFonts w:ascii="Calibri" w:hAnsi="Calibri" w:cs="Calibri"/>
          <w:sz w:val="20"/>
          <w:szCs w:val="20"/>
        </w:rPr>
      </w:pPr>
      <w:ins w:id="1275" w:author="swolberg@amazon.com" w:date="2023-03-14T19:16:00Z">
        <w:r w:rsidRPr="00B17ACB">
          <w:rPr>
            <w:rFonts w:ascii="Calibri" w:hAnsi="Calibri" w:cs="Calibri"/>
            <w:sz w:val="20"/>
            <w:szCs w:val="20"/>
          </w:rPr>
          <w:t>which tool</w:t>
        </w:r>
      </w:ins>
    </w:p>
    <w:p w14:paraId="6AC1A3CA" w14:textId="77777777" w:rsidR="00AA407E" w:rsidRPr="00B17ACB" w:rsidRDefault="00AA407E" w:rsidP="00AA407E">
      <w:pPr>
        <w:numPr>
          <w:ilvl w:val="1"/>
          <w:numId w:val="42"/>
        </w:numPr>
        <w:spacing w:before="100" w:beforeAutospacing="1" w:after="100" w:afterAutospacing="1" w:line="240" w:lineRule="auto"/>
        <w:ind w:left="1440" w:hanging="360"/>
        <w:rPr>
          <w:ins w:id="1276" w:author="swolberg@amazon.com" w:date="2023-03-14T19:16:00Z"/>
          <w:rFonts w:ascii="Calibri" w:hAnsi="Calibri" w:cs="Calibri"/>
          <w:sz w:val="20"/>
          <w:szCs w:val="20"/>
        </w:rPr>
      </w:pPr>
      <w:ins w:id="1277" w:author="swolberg@amazon.com" w:date="2023-03-14T19:16:00Z">
        <w:r w:rsidRPr="00B17ACB">
          <w:rPr>
            <w:rFonts w:ascii="Calibri" w:hAnsi="Calibri" w:cs="Calibri"/>
            <w:sz w:val="20"/>
            <w:szCs w:val="20"/>
          </w:rPr>
          <w:t>why important</w:t>
        </w:r>
      </w:ins>
    </w:p>
    <w:p w14:paraId="21B55CD1" w14:textId="77777777" w:rsidR="00AA407E" w:rsidRPr="00B17ACB" w:rsidRDefault="00AA407E" w:rsidP="00AA407E">
      <w:pPr>
        <w:numPr>
          <w:ilvl w:val="0"/>
          <w:numId w:val="42"/>
        </w:numPr>
        <w:spacing w:before="100" w:beforeAutospacing="1" w:after="100" w:afterAutospacing="1" w:line="240" w:lineRule="auto"/>
        <w:rPr>
          <w:ins w:id="1278" w:author="swolberg@amazon.com" w:date="2023-03-14T19:16:00Z"/>
          <w:rFonts w:ascii="Calibri" w:hAnsi="Calibri" w:cs="Calibri"/>
          <w:sz w:val="20"/>
          <w:szCs w:val="20"/>
        </w:rPr>
      </w:pPr>
      <w:ins w:id="1279" w:author="swolberg@amazon.com" w:date="2023-03-14T19:16:00Z">
        <w:r w:rsidRPr="00B17ACB">
          <w:rPr>
            <w:rFonts w:ascii="Calibri" w:hAnsi="Calibri" w:cs="Calibri"/>
            <w:sz w:val="20"/>
            <w:szCs w:val="20"/>
          </w:rPr>
          <w:t>Metric A is not tie to Metric B</w:t>
        </w:r>
      </w:ins>
    </w:p>
    <w:p w14:paraId="45B68F00" w14:textId="77777777" w:rsidR="00AA407E" w:rsidRPr="00B17ACB" w:rsidRDefault="00AA407E" w:rsidP="00AA407E">
      <w:pPr>
        <w:numPr>
          <w:ilvl w:val="0"/>
          <w:numId w:val="42"/>
        </w:numPr>
        <w:spacing w:before="100" w:beforeAutospacing="1" w:after="100" w:afterAutospacing="1" w:line="240" w:lineRule="auto"/>
        <w:rPr>
          <w:ins w:id="1280" w:author="swolberg@amazon.com" w:date="2023-03-14T19:16:00Z"/>
          <w:rFonts w:ascii="Calibri" w:hAnsi="Calibri" w:cs="Calibri"/>
          <w:sz w:val="20"/>
          <w:szCs w:val="20"/>
        </w:rPr>
      </w:pPr>
      <w:ins w:id="1281" w:author="swolberg@amazon.com" w:date="2023-03-14T19:16:00Z">
        <w:r w:rsidRPr="00B17ACB">
          <w:rPr>
            <w:rFonts w:ascii="Calibri" w:hAnsi="Calibri" w:cs="Calibri"/>
            <w:sz w:val="20"/>
            <w:szCs w:val="20"/>
          </w:rPr>
          <w:t>Similar metrics</w:t>
        </w:r>
      </w:ins>
    </w:p>
    <w:p w14:paraId="0798BB03" w14:textId="77777777" w:rsidR="00AA407E" w:rsidRPr="00B17ACB" w:rsidRDefault="00AA407E" w:rsidP="00AA407E">
      <w:pPr>
        <w:numPr>
          <w:ilvl w:val="0"/>
          <w:numId w:val="42"/>
        </w:numPr>
        <w:spacing w:before="100" w:beforeAutospacing="1" w:after="100" w:afterAutospacing="1" w:line="240" w:lineRule="auto"/>
        <w:rPr>
          <w:ins w:id="1282" w:author="swolberg@amazon.com" w:date="2023-03-14T19:16:00Z"/>
          <w:rFonts w:ascii="Calibri" w:hAnsi="Calibri" w:cs="Calibri"/>
          <w:sz w:val="20"/>
          <w:szCs w:val="20"/>
        </w:rPr>
      </w:pPr>
      <w:ins w:id="1283" w:author="swolberg@amazon.com" w:date="2023-03-14T19:16:00Z">
        <w:r w:rsidRPr="00B17ACB">
          <w:rPr>
            <w:rFonts w:ascii="Calibri" w:hAnsi="Calibri" w:cs="Calibri"/>
            <w:sz w:val="20"/>
            <w:szCs w:val="20"/>
          </w:rPr>
          <w:t>Ripple data and Application gap</w:t>
        </w:r>
      </w:ins>
    </w:p>
    <w:p w14:paraId="094B048F" w14:textId="77777777" w:rsidR="00AA407E" w:rsidRPr="00B17ACB" w:rsidRDefault="00AA407E" w:rsidP="00AA407E">
      <w:pPr>
        <w:numPr>
          <w:ilvl w:val="0"/>
          <w:numId w:val="42"/>
        </w:numPr>
        <w:spacing w:before="100" w:beforeAutospacing="1" w:after="100" w:afterAutospacing="1" w:line="240" w:lineRule="auto"/>
        <w:rPr>
          <w:ins w:id="1284" w:author="swolberg@amazon.com" w:date="2023-03-14T19:16:00Z"/>
          <w:rFonts w:ascii="Calibri" w:hAnsi="Calibri" w:cs="Calibri"/>
          <w:sz w:val="20"/>
          <w:szCs w:val="20"/>
        </w:rPr>
      </w:pPr>
      <w:ins w:id="1285" w:author="swolberg@amazon.com" w:date="2023-03-14T19:16:00Z">
        <w:r w:rsidRPr="00B17ACB">
          <w:rPr>
            <w:rFonts w:ascii="Calibri" w:hAnsi="Calibri" w:cs="Calibri"/>
            <w:sz w:val="20"/>
            <w:szCs w:val="20"/>
          </w:rPr>
          <w:t>Data change over time</w:t>
        </w:r>
      </w:ins>
    </w:p>
    <w:p w14:paraId="1DFAAAB5" w14:textId="77777777" w:rsidR="00AA407E" w:rsidRPr="00B17ACB" w:rsidRDefault="00A56A52" w:rsidP="00AA407E">
      <w:pPr>
        <w:spacing w:after="0"/>
        <w:rPr>
          <w:ins w:id="1286" w:author="swolberg@amazon.com" w:date="2023-03-14T19:16:00Z"/>
          <w:rFonts w:ascii="Calibri" w:hAnsi="Calibri" w:cs="Calibri"/>
          <w:sz w:val="20"/>
          <w:szCs w:val="20"/>
        </w:rPr>
      </w:pPr>
      <w:ins w:id="1287" w:author="swolberg@amazon.com" w:date="2023-03-14T19:16:00Z">
        <w:r>
          <w:rPr>
            <w:rFonts w:ascii="Calibri" w:hAnsi="Calibri" w:cs="Calibri"/>
            <w:sz w:val="20"/>
            <w:szCs w:val="20"/>
          </w:rPr>
          <w:pict w14:anchorId="3F56A236">
            <v:rect id="_x0000_i1027" style="width:0;height:1.5pt" o:hralign="center" o:hrstd="t" o:hr="t" fillcolor="#a0a0a0" stroked="f"/>
          </w:pict>
        </w:r>
      </w:ins>
    </w:p>
    <w:p w14:paraId="3473A38B" w14:textId="77777777" w:rsidR="00AA407E" w:rsidRPr="00B17ACB" w:rsidRDefault="00AA407E" w:rsidP="00AA407E">
      <w:pPr>
        <w:rPr>
          <w:ins w:id="1288" w:author="swolberg@amazon.com" w:date="2023-03-14T19:16:00Z"/>
          <w:rFonts w:ascii="Calibri" w:hAnsi="Calibri" w:cs="Calibri"/>
          <w:sz w:val="20"/>
          <w:szCs w:val="20"/>
        </w:rPr>
      </w:pPr>
    </w:p>
    <w:p w14:paraId="5355D167" w14:textId="77777777" w:rsidR="00AA407E" w:rsidRPr="00B17ACB" w:rsidRDefault="00AA407E" w:rsidP="00AA407E">
      <w:pPr>
        <w:numPr>
          <w:ilvl w:val="0"/>
          <w:numId w:val="43"/>
        </w:numPr>
        <w:spacing w:before="100" w:beforeAutospacing="1" w:after="100" w:afterAutospacing="1" w:line="240" w:lineRule="auto"/>
        <w:rPr>
          <w:ins w:id="1289" w:author="swolberg@amazon.com" w:date="2023-03-14T19:16:00Z"/>
          <w:rFonts w:ascii="Calibri" w:hAnsi="Calibri" w:cs="Calibri"/>
          <w:sz w:val="20"/>
          <w:szCs w:val="20"/>
        </w:rPr>
      </w:pPr>
      <w:ins w:id="1290" w:author="swolberg@amazon.com" w:date="2023-03-14T19:16:00Z">
        <w:r w:rsidRPr="00B17ACB">
          <w:rPr>
            <w:rFonts w:ascii="Calibri" w:hAnsi="Calibri" w:cs="Calibri"/>
            <w:sz w:val="20"/>
            <w:szCs w:val="20"/>
          </w:rPr>
          <w:t>SIM</w:t>
        </w:r>
      </w:ins>
    </w:p>
    <w:p w14:paraId="410944E9" w14:textId="77777777" w:rsidR="00AA407E" w:rsidRDefault="00AA407E" w:rsidP="00AA407E">
      <w:pPr>
        <w:numPr>
          <w:ilvl w:val="1"/>
          <w:numId w:val="44"/>
        </w:numPr>
        <w:spacing w:before="100" w:beforeAutospacing="1" w:after="100" w:afterAutospacing="1" w:line="240" w:lineRule="auto"/>
        <w:ind w:left="720" w:hanging="360"/>
        <w:rPr>
          <w:ins w:id="1291" w:author="swolberg@amazon.com" w:date="2023-03-14T19:17:00Z"/>
          <w:rFonts w:ascii="Calibri" w:hAnsi="Calibri" w:cs="Calibri"/>
          <w:sz w:val="20"/>
          <w:szCs w:val="20"/>
        </w:rPr>
      </w:pPr>
      <w:ins w:id="1292" w:author="swolberg@amazon.com" w:date="2023-03-14T19:16:00Z">
        <w:r w:rsidRPr="00B17ACB">
          <w:rPr>
            <w:rFonts w:ascii="Calibri" w:hAnsi="Calibri" w:cs="Calibri"/>
            <w:sz w:val="20"/>
            <w:szCs w:val="20"/>
          </w:rPr>
          <w:t xml:space="preserve">add number of SIM in each </w:t>
        </w:r>
        <w:proofErr w:type="gramStart"/>
        <w:r w:rsidRPr="00B17ACB">
          <w:rPr>
            <w:rFonts w:ascii="Calibri" w:hAnsi="Calibri" w:cs="Calibri"/>
            <w:sz w:val="20"/>
            <w:szCs w:val="20"/>
          </w:rPr>
          <w:t>buckets</w:t>
        </w:r>
      </w:ins>
      <w:proofErr w:type="gramEnd"/>
    </w:p>
    <w:p w14:paraId="329C9058" w14:textId="71D63056" w:rsidR="00AA407E" w:rsidRPr="00AA407E" w:rsidRDefault="00AA407E">
      <w:pPr>
        <w:numPr>
          <w:ilvl w:val="1"/>
          <w:numId w:val="44"/>
        </w:numPr>
        <w:spacing w:before="100" w:beforeAutospacing="1" w:after="100" w:afterAutospacing="1" w:line="240" w:lineRule="auto"/>
        <w:ind w:left="720" w:hanging="360"/>
        <w:rPr>
          <w:ins w:id="1293" w:author="swolberg@amazon.com" w:date="2023-03-14T19:16:00Z"/>
          <w:rFonts w:ascii="Calibri" w:hAnsi="Calibri" w:cs="Calibri"/>
          <w:sz w:val="20"/>
          <w:szCs w:val="20"/>
        </w:rPr>
        <w:pPrChange w:id="1294" w:author="swolberg@amazon.com" w:date="2023-03-14T19:17:00Z">
          <w:pPr>
            <w:spacing w:after="240"/>
          </w:pPr>
        </w:pPrChange>
      </w:pPr>
      <w:ins w:id="1295" w:author="swolberg@amazon.com" w:date="2023-03-14T19:16:00Z">
        <w:r w:rsidRPr="00855A7A">
          <w:rPr>
            <w:rFonts w:ascii="Calibri" w:hAnsi="Calibri" w:cs="Calibri"/>
            <w:sz w:val="20"/>
            <w:szCs w:val="20"/>
          </w:rPr>
          <w:t xml:space="preserve">add tenure for each type </w:t>
        </w:r>
        <w:proofErr w:type="spellStart"/>
        <w:r w:rsidRPr="00855A7A">
          <w:rPr>
            <w:rFonts w:ascii="Calibri" w:hAnsi="Calibri" w:cs="Calibri"/>
            <w:sz w:val="20"/>
            <w:szCs w:val="20"/>
          </w:rPr>
          <w:t>questiona</w:t>
        </w:r>
        <w:proofErr w:type="spellEnd"/>
        <w:r w:rsidRPr="00855A7A">
          <w:rPr>
            <w:rFonts w:ascii="Calibri" w:hAnsi="Calibri" w:cs="Calibri"/>
            <w:sz w:val="20"/>
            <w:szCs w:val="20"/>
          </w:rPr>
          <w:t xml:space="preserve"> combined analysis of survey and usage which are able to highlight correlations, problem areas etc. </w:t>
        </w:r>
        <w:r w:rsidRPr="00855A7A">
          <w:rPr>
            <w:rFonts w:ascii="Calibri" w:hAnsi="Calibri" w:cs="Calibri"/>
            <w:sz w:val="20"/>
            <w:szCs w:val="20"/>
          </w:rPr>
          <w:br/>
          <w:t xml:space="preserve">We have already seen the results individually, the next step is, what story are both telling together. </w:t>
        </w:r>
        <w:r w:rsidRPr="00855A7A">
          <w:rPr>
            <w:rFonts w:ascii="Calibri" w:hAnsi="Calibri" w:cs="Calibri"/>
            <w:sz w:val="20"/>
            <w:szCs w:val="20"/>
          </w:rPr>
          <w:br/>
          <w:t>Also, the intended outcome would be a clear understanding of what metrics we should be</w:t>
        </w:r>
        <w:r w:rsidRPr="00AA407E">
          <w:rPr>
            <w:rFonts w:ascii="Calibri" w:hAnsi="Calibri" w:cs="Calibri"/>
            <w:b/>
            <w:bCs/>
            <w:sz w:val="20"/>
            <w:szCs w:val="20"/>
          </w:rPr>
          <w:t xml:space="preserve"> focusing on (</w:t>
        </w:r>
        <w:r w:rsidRPr="00AA407E">
          <w:rPr>
            <w:rFonts w:ascii="Calibri" w:hAnsi="Calibri" w:cs="Calibri"/>
            <w:sz w:val="20"/>
            <w:szCs w:val="20"/>
          </w:rPr>
          <w:t xml:space="preserve">based on usage, surveys, and SIMs) and </w:t>
        </w:r>
        <w:r w:rsidRPr="00AA407E">
          <w:rPr>
            <w:rFonts w:ascii="Calibri" w:hAnsi="Calibri" w:cs="Calibri"/>
            <w:sz w:val="20"/>
            <w:szCs w:val="20"/>
          </w:rPr>
          <w:br/>
        </w:r>
        <w:r w:rsidRPr="00AA407E">
          <w:rPr>
            <w:rFonts w:ascii="Calibri" w:hAnsi="Calibri" w:cs="Calibri"/>
            <w:sz w:val="20"/>
            <w:szCs w:val="20"/>
          </w:rPr>
          <w:br/>
          <w:t xml:space="preserve">what </w:t>
        </w:r>
        <w:r w:rsidRPr="00AA407E">
          <w:rPr>
            <w:rFonts w:ascii="Calibri" w:hAnsi="Calibri" w:cs="Calibri"/>
            <w:b/>
            <w:bCs/>
            <w:sz w:val="20"/>
            <w:szCs w:val="20"/>
          </w:rPr>
          <w:t>kind of improvements are needed.</w:t>
        </w:r>
        <w:r w:rsidRPr="00AA407E">
          <w:rPr>
            <w:rFonts w:ascii="Calibri" w:hAnsi="Calibri" w:cs="Calibri"/>
            <w:sz w:val="20"/>
            <w:szCs w:val="20"/>
          </w:rPr>
          <w:t xml:space="preserve"> </w:t>
        </w:r>
        <w:r w:rsidRPr="00AA407E">
          <w:rPr>
            <w:rFonts w:ascii="Calibri" w:hAnsi="Calibri" w:cs="Calibri"/>
            <w:sz w:val="20"/>
            <w:szCs w:val="20"/>
          </w:rPr>
          <w:br/>
          <w:t xml:space="preserve">While regurgitating data points such as X metric is most used by users or X metric has most issues per survey is a starting point, we should aim to go deeper than these individual data points and come back with findings such as, X metric has Y </w:t>
        </w:r>
        <w:r w:rsidRPr="00AA407E">
          <w:rPr>
            <w:rFonts w:ascii="Calibri" w:hAnsi="Calibri" w:cs="Calibri"/>
            <w:sz w:val="20"/>
            <w:szCs w:val="20"/>
          </w:rPr>
          <w:lastRenderedPageBreak/>
          <w:t>issues and needs to be looked at urgently because it also has a very high usage.</w:t>
        </w:r>
        <w:r w:rsidRPr="00AA407E">
          <w:rPr>
            <w:rFonts w:ascii="Calibri" w:hAnsi="Calibri" w:cs="Calibri"/>
            <w:sz w:val="20"/>
            <w:szCs w:val="20"/>
          </w:rPr>
          <w:br/>
        </w:r>
      </w:ins>
    </w:p>
    <w:p w14:paraId="3B5A5BC2" w14:textId="77777777" w:rsidR="00AA407E" w:rsidRPr="00B17ACB" w:rsidRDefault="00AA407E" w:rsidP="00AA407E">
      <w:pPr>
        <w:numPr>
          <w:ilvl w:val="0"/>
          <w:numId w:val="45"/>
        </w:numPr>
        <w:spacing w:before="100" w:beforeAutospacing="1" w:after="100" w:afterAutospacing="1" w:line="240" w:lineRule="auto"/>
        <w:rPr>
          <w:ins w:id="1296" w:author="swolberg@amazon.com" w:date="2023-03-14T19:16:00Z"/>
          <w:rFonts w:ascii="Calibri" w:hAnsi="Calibri" w:cs="Calibri"/>
          <w:sz w:val="20"/>
          <w:szCs w:val="20"/>
        </w:rPr>
      </w:pPr>
      <w:ins w:id="1297" w:author="swolberg@amazon.com" w:date="2023-03-14T19:16:00Z">
        <w:r w:rsidRPr="00B17ACB">
          <w:rPr>
            <w:rFonts w:ascii="Calibri" w:hAnsi="Calibri" w:cs="Calibri"/>
            <w:sz w:val="20"/>
            <w:szCs w:val="20"/>
          </w:rPr>
          <w:t>Data assumption: SIM data + Usage data</w:t>
        </w:r>
      </w:ins>
    </w:p>
    <w:p w14:paraId="147EE883" w14:textId="77777777" w:rsidR="00AA407E" w:rsidRPr="00B17ACB" w:rsidRDefault="00AA407E" w:rsidP="00AA407E">
      <w:pPr>
        <w:numPr>
          <w:ilvl w:val="1"/>
          <w:numId w:val="46"/>
        </w:numPr>
        <w:spacing w:before="100" w:beforeAutospacing="1" w:after="100" w:afterAutospacing="1" w:line="240" w:lineRule="auto"/>
        <w:ind w:left="1440" w:hanging="360"/>
        <w:rPr>
          <w:ins w:id="1298" w:author="swolberg@amazon.com" w:date="2023-03-14T19:16:00Z"/>
          <w:rFonts w:ascii="Calibri" w:hAnsi="Calibri" w:cs="Calibri"/>
          <w:sz w:val="20"/>
          <w:szCs w:val="20"/>
        </w:rPr>
      </w:pPr>
      <w:ins w:id="1299" w:author="swolberg@amazon.com" w:date="2023-03-14T19:16:00Z">
        <w:r w:rsidRPr="00B17ACB">
          <w:rPr>
            <w:rFonts w:ascii="Calibri" w:hAnsi="Calibri" w:cs="Calibri"/>
            <w:sz w:val="20"/>
            <w:szCs w:val="20"/>
          </w:rPr>
          <w:t>Survey data response rate, sample? significant</w:t>
        </w:r>
      </w:ins>
    </w:p>
    <w:p w14:paraId="63AAA48E" w14:textId="77777777" w:rsidR="00AA407E" w:rsidRPr="00B17ACB" w:rsidRDefault="00AA407E" w:rsidP="00AA407E">
      <w:pPr>
        <w:numPr>
          <w:ilvl w:val="2"/>
          <w:numId w:val="47"/>
        </w:numPr>
        <w:spacing w:before="100" w:beforeAutospacing="1" w:after="100" w:afterAutospacing="1" w:line="240" w:lineRule="auto"/>
        <w:ind w:left="2160" w:hanging="360"/>
        <w:rPr>
          <w:ins w:id="1300" w:author="swolberg@amazon.com" w:date="2023-03-14T19:16:00Z"/>
          <w:rFonts w:ascii="Calibri" w:hAnsi="Calibri" w:cs="Calibri"/>
          <w:sz w:val="20"/>
          <w:szCs w:val="20"/>
        </w:rPr>
      </w:pPr>
      <w:ins w:id="1301" w:author="swolberg@amazon.com" w:date="2023-03-14T19:16:00Z">
        <w:r w:rsidRPr="00B17ACB">
          <w:rPr>
            <w:rFonts w:ascii="Calibri" w:hAnsi="Calibri" w:cs="Calibri"/>
            <w:sz w:val="20"/>
            <w:szCs w:val="20"/>
          </w:rPr>
          <w:t>high motivation to answer the question</w:t>
        </w:r>
      </w:ins>
    </w:p>
    <w:p w14:paraId="2477D9EB" w14:textId="77777777" w:rsidR="00AA407E" w:rsidRPr="00B17ACB" w:rsidRDefault="00AA407E" w:rsidP="00AA407E">
      <w:pPr>
        <w:numPr>
          <w:ilvl w:val="0"/>
          <w:numId w:val="47"/>
        </w:numPr>
        <w:spacing w:before="100" w:beforeAutospacing="1" w:after="100" w:afterAutospacing="1" w:line="240" w:lineRule="auto"/>
        <w:rPr>
          <w:ins w:id="1302" w:author="swolberg@amazon.com" w:date="2023-03-14T19:16:00Z"/>
          <w:rFonts w:ascii="Calibri" w:hAnsi="Calibri" w:cs="Calibri"/>
          <w:sz w:val="20"/>
          <w:szCs w:val="20"/>
        </w:rPr>
      </w:pPr>
      <w:ins w:id="1303" w:author="swolberg@amazon.com" w:date="2023-03-14T19:16:00Z">
        <w:r w:rsidRPr="00B17ACB">
          <w:rPr>
            <w:rFonts w:ascii="Calibri" w:hAnsi="Calibri" w:cs="Calibri"/>
            <w:sz w:val="20"/>
            <w:szCs w:val="20"/>
          </w:rPr>
          <w:t>Top usage data but not sure what is the defect</w:t>
        </w:r>
      </w:ins>
    </w:p>
    <w:p w14:paraId="24EFC94A" w14:textId="77777777" w:rsidR="00AA407E" w:rsidRPr="00B17ACB" w:rsidRDefault="00AA407E" w:rsidP="00AA407E">
      <w:pPr>
        <w:numPr>
          <w:ilvl w:val="0"/>
          <w:numId w:val="47"/>
        </w:numPr>
        <w:spacing w:before="100" w:beforeAutospacing="1" w:after="100" w:afterAutospacing="1" w:line="240" w:lineRule="auto"/>
        <w:rPr>
          <w:ins w:id="1304" w:author="swolberg@amazon.com" w:date="2023-03-14T19:16:00Z"/>
          <w:rFonts w:ascii="Calibri" w:hAnsi="Calibri" w:cs="Calibri"/>
          <w:sz w:val="20"/>
          <w:szCs w:val="20"/>
        </w:rPr>
      </w:pPr>
      <w:proofErr w:type="gramStart"/>
      <w:ins w:id="1305" w:author="swolberg@amazon.com" w:date="2023-03-14T19:16:00Z">
        <w:r w:rsidRPr="00B17ACB">
          <w:rPr>
            <w:rFonts w:ascii="Calibri" w:hAnsi="Calibri" w:cs="Calibri"/>
            <w:sz w:val="20"/>
            <w:szCs w:val="20"/>
          </w:rPr>
          <w:t>improvement :</w:t>
        </w:r>
        <w:proofErr w:type="gramEnd"/>
        <w:r w:rsidRPr="00B17ACB">
          <w:rPr>
            <w:rFonts w:ascii="Calibri" w:hAnsi="Calibri" w:cs="Calibri"/>
            <w:sz w:val="20"/>
            <w:szCs w:val="20"/>
          </w:rPr>
          <w:t xml:space="preserve"> how to measure</w:t>
        </w:r>
      </w:ins>
    </w:p>
    <w:p w14:paraId="1E09E936" w14:textId="77777777" w:rsidR="00AA407E" w:rsidRPr="00B17ACB" w:rsidRDefault="00AA407E" w:rsidP="00AA407E">
      <w:pPr>
        <w:numPr>
          <w:ilvl w:val="1"/>
          <w:numId w:val="48"/>
        </w:numPr>
        <w:spacing w:before="100" w:beforeAutospacing="1" w:after="100" w:afterAutospacing="1" w:line="240" w:lineRule="auto"/>
        <w:ind w:hanging="360"/>
        <w:rPr>
          <w:ins w:id="1306" w:author="swolberg@amazon.com" w:date="2023-03-14T19:16:00Z"/>
          <w:rFonts w:ascii="Calibri" w:hAnsi="Calibri" w:cs="Calibri"/>
          <w:sz w:val="20"/>
          <w:szCs w:val="20"/>
        </w:rPr>
      </w:pPr>
      <w:ins w:id="1307" w:author="swolberg@amazon.com" w:date="2023-03-14T19:16:00Z">
        <w:r w:rsidRPr="00B17ACB">
          <w:rPr>
            <w:rFonts w:ascii="Calibri" w:hAnsi="Calibri" w:cs="Calibri"/>
            <w:sz w:val="20"/>
            <w:szCs w:val="20"/>
          </w:rPr>
          <w:t xml:space="preserve">how to measure before vs after </w:t>
        </w:r>
      </w:ins>
    </w:p>
    <w:p w14:paraId="7D448179" w14:textId="77777777" w:rsidR="00AA407E" w:rsidRPr="00B17ACB" w:rsidRDefault="00AA407E" w:rsidP="00AA407E">
      <w:pPr>
        <w:numPr>
          <w:ilvl w:val="1"/>
          <w:numId w:val="48"/>
        </w:numPr>
        <w:spacing w:before="100" w:beforeAutospacing="1" w:after="100" w:afterAutospacing="1" w:line="240" w:lineRule="auto"/>
        <w:ind w:left="1440" w:hanging="360"/>
        <w:rPr>
          <w:ins w:id="1308" w:author="swolberg@amazon.com" w:date="2023-03-14T19:16:00Z"/>
          <w:rFonts w:ascii="Calibri" w:hAnsi="Calibri" w:cs="Calibri"/>
          <w:sz w:val="20"/>
          <w:szCs w:val="20"/>
        </w:rPr>
      </w:pPr>
      <w:ins w:id="1309" w:author="swolberg@amazon.com" w:date="2023-03-14T19:16:00Z">
        <w:r w:rsidRPr="00B17ACB">
          <w:rPr>
            <w:rFonts w:ascii="Calibri" w:hAnsi="Calibri" w:cs="Calibri"/>
            <w:sz w:val="20"/>
            <w:szCs w:val="20"/>
          </w:rPr>
          <w:t xml:space="preserve">do you think data quality is </w:t>
        </w:r>
        <w:proofErr w:type="gramStart"/>
        <w:r w:rsidRPr="00B17ACB">
          <w:rPr>
            <w:rFonts w:ascii="Calibri" w:hAnsi="Calibri" w:cs="Calibri"/>
            <w:sz w:val="20"/>
            <w:szCs w:val="20"/>
          </w:rPr>
          <w:t>improved.</w:t>
        </w:r>
        <w:proofErr w:type="gramEnd"/>
        <w:r w:rsidRPr="00B17ACB">
          <w:rPr>
            <w:rFonts w:ascii="Calibri" w:hAnsi="Calibri" w:cs="Calibri"/>
            <w:sz w:val="20"/>
            <w:szCs w:val="20"/>
          </w:rPr>
          <w:t xml:space="preserve"> </w:t>
        </w:r>
      </w:ins>
    </w:p>
    <w:p w14:paraId="4827FC63" w14:textId="77777777" w:rsidR="00AA407E" w:rsidRPr="00B17ACB" w:rsidRDefault="00AA407E" w:rsidP="00AA407E">
      <w:pPr>
        <w:numPr>
          <w:ilvl w:val="1"/>
          <w:numId w:val="48"/>
        </w:numPr>
        <w:spacing w:before="100" w:beforeAutospacing="1" w:after="100" w:afterAutospacing="1" w:line="240" w:lineRule="auto"/>
        <w:ind w:left="1440" w:hanging="360"/>
        <w:rPr>
          <w:ins w:id="1310" w:author="swolberg@amazon.com" w:date="2023-03-14T19:16:00Z"/>
          <w:rFonts w:ascii="Calibri" w:hAnsi="Calibri" w:cs="Calibri"/>
          <w:sz w:val="20"/>
          <w:szCs w:val="20"/>
        </w:rPr>
      </w:pPr>
      <w:ins w:id="1311" w:author="swolberg@amazon.com" w:date="2023-03-14T19:16:00Z">
        <w:r w:rsidRPr="00B17ACB">
          <w:rPr>
            <w:rFonts w:ascii="Calibri" w:hAnsi="Calibri" w:cs="Calibri"/>
            <w:sz w:val="20"/>
            <w:szCs w:val="20"/>
          </w:rPr>
          <w:t>sentiment</w:t>
        </w:r>
      </w:ins>
    </w:p>
    <w:p w14:paraId="410A3E80" w14:textId="77777777" w:rsidR="00AA407E" w:rsidRPr="00B17ACB" w:rsidRDefault="00AA407E" w:rsidP="00AA407E">
      <w:pPr>
        <w:spacing w:after="0"/>
        <w:rPr>
          <w:ins w:id="1312" w:author="swolberg@amazon.com" w:date="2023-03-14T19:16:00Z"/>
          <w:rFonts w:ascii="Calibri" w:hAnsi="Calibri" w:cs="Calibri"/>
          <w:sz w:val="20"/>
          <w:szCs w:val="20"/>
        </w:rPr>
      </w:pPr>
      <w:ins w:id="1313" w:author="swolberg@amazon.com" w:date="2023-03-14T19:16:00Z">
        <w:r w:rsidRPr="00B17ACB">
          <w:rPr>
            <w:rFonts w:ascii="Calibri" w:hAnsi="Calibri" w:cs="Calibri"/>
            <w:sz w:val="20"/>
            <w:szCs w:val="20"/>
          </w:rPr>
          <w:t xml:space="preserve">consistence + comprehensive + accurate </w:t>
        </w:r>
        <w:r w:rsidRPr="00B17ACB">
          <w:rPr>
            <w:rFonts w:ascii="Calibri" w:hAnsi="Calibri" w:cs="Calibri"/>
            <w:sz w:val="20"/>
            <w:szCs w:val="20"/>
          </w:rPr>
          <w:br/>
        </w:r>
        <w:r w:rsidRPr="00B17ACB">
          <w:rPr>
            <w:rFonts w:ascii="Calibri" w:hAnsi="Calibri" w:cs="Calibri"/>
            <w:sz w:val="20"/>
            <w:szCs w:val="20"/>
          </w:rPr>
          <w:br/>
          <w:t xml:space="preserve">why user ask this question → </w:t>
        </w:r>
        <w:r w:rsidRPr="00B17ACB">
          <w:rPr>
            <w:rFonts w:ascii="Calibri" w:hAnsi="Calibri" w:cs="Calibri"/>
            <w:sz w:val="20"/>
            <w:szCs w:val="20"/>
          </w:rPr>
          <w:br/>
          <w:t>issue → what are we going to do → how will we measure it</w:t>
        </w:r>
        <w:r w:rsidRPr="00B17ACB">
          <w:rPr>
            <w:rFonts w:ascii="Calibri" w:hAnsi="Calibri" w:cs="Calibri"/>
            <w:sz w:val="20"/>
            <w:szCs w:val="20"/>
          </w:rPr>
          <w:br/>
        </w:r>
        <w:r w:rsidRPr="00B17ACB">
          <w:rPr>
            <w:rFonts w:ascii="Calibri" w:hAnsi="Calibri" w:cs="Calibri"/>
            <w:sz w:val="20"/>
            <w:szCs w:val="20"/>
          </w:rPr>
          <w:br/>
        </w:r>
        <w:r w:rsidRPr="00B17ACB">
          <w:rPr>
            <w:rFonts w:ascii="Calibri" w:hAnsi="Calibri" w:cs="Calibri"/>
            <w:sz w:val="20"/>
            <w:szCs w:val="20"/>
          </w:rPr>
          <w:br/>
        </w:r>
        <w:r w:rsidRPr="00B17ACB">
          <w:rPr>
            <w:rFonts w:ascii="Calibri" w:hAnsi="Calibri" w:cs="Calibri"/>
            <w:b/>
            <w:bCs/>
            <w:sz w:val="20"/>
            <w:szCs w:val="20"/>
          </w:rPr>
          <w:t xml:space="preserve">Action Item: </w:t>
        </w:r>
        <w:r w:rsidRPr="00B17ACB">
          <w:rPr>
            <w:rFonts w:ascii="Calibri" w:hAnsi="Calibri" w:cs="Calibri"/>
            <w:sz w:val="20"/>
            <w:szCs w:val="20"/>
          </w:rPr>
          <w:br/>
        </w:r>
        <w:r w:rsidRPr="00B17ACB">
          <w:rPr>
            <w:rFonts w:ascii="Calibri" w:hAnsi="Calibri" w:cs="Calibri"/>
            <w:sz w:val="20"/>
            <w:szCs w:val="20"/>
          </w:rPr>
          <w:br/>
          <w:t xml:space="preserve">Louis: </w:t>
        </w:r>
      </w:ins>
    </w:p>
    <w:p w14:paraId="410C9ADA" w14:textId="77777777" w:rsidR="00AA407E" w:rsidRPr="00B17ACB" w:rsidRDefault="00AA407E" w:rsidP="00AA407E">
      <w:pPr>
        <w:numPr>
          <w:ilvl w:val="0"/>
          <w:numId w:val="49"/>
        </w:numPr>
        <w:spacing w:before="100" w:beforeAutospacing="1" w:after="100" w:afterAutospacing="1" w:line="240" w:lineRule="auto"/>
        <w:rPr>
          <w:ins w:id="1314" w:author="swolberg@amazon.com" w:date="2023-03-14T19:16:00Z"/>
          <w:rFonts w:ascii="Calibri" w:hAnsi="Calibri" w:cs="Calibri"/>
          <w:sz w:val="20"/>
          <w:szCs w:val="20"/>
        </w:rPr>
      </w:pPr>
      <w:ins w:id="1315" w:author="swolberg@amazon.com" w:date="2023-03-14T19:16:00Z">
        <w:r w:rsidRPr="00B17ACB">
          <w:rPr>
            <w:rFonts w:ascii="Calibri" w:hAnsi="Calibri" w:cs="Calibri"/>
            <w:sz w:val="20"/>
            <w:szCs w:val="20"/>
          </w:rPr>
          <w:t>extract usage data: what do they want?</w:t>
        </w:r>
      </w:ins>
    </w:p>
    <w:p w14:paraId="1B9D7BAF" w14:textId="77777777" w:rsidR="00AA407E" w:rsidRPr="00B17ACB" w:rsidRDefault="00AA407E" w:rsidP="00AA407E">
      <w:pPr>
        <w:numPr>
          <w:ilvl w:val="1"/>
          <w:numId w:val="49"/>
        </w:numPr>
        <w:spacing w:before="100" w:beforeAutospacing="1" w:after="100" w:afterAutospacing="1" w:line="240" w:lineRule="auto"/>
        <w:rPr>
          <w:ins w:id="1316" w:author="swolberg@amazon.com" w:date="2023-03-14T19:16:00Z"/>
          <w:rFonts w:ascii="Calibri" w:hAnsi="Calibri" w:cs="Calibri"/>
          <w:sz w:val="20"/>
          <w:szCs w:val="20"/>
        </w:rPr>
      </w:pPr>
      <w:ins w:id="1317" w:author="swolberg@amazon.com" w:date="2023-03-14T19:16:00Z">
        <w:r w:rsidRPr="00B17ACB">
          <w:rPr>
            <w:rFonts w:ascii="Calibri" w:hAnsi="Calibri" w:cs="Calibri"/>
            <w:sz w:val="20"/>
            <w:szCs w:val="20"/>
          </w:rPr>
          <w:t xml:space="preserve">who </w:t>
        </w:r>
        <w:proofErr w:type="gramStart"/>
        <w:r w:rsidRPr="00B17ACB">
          <w:rPr>
            <w:rFonts w:ascii="Calibri" w:hAnsi="Calibri" w:cs="Calibri"/>
            <w:sz w:val="20"/>
            <w:szCs w:val="20"/>
          </w:rPr>
          <w:t>use</w:t>
        </w:r>
        <w:proofErr w:type="gramEnd"/>
        <w:r w:rsidRPr="00B17ACB">
          <w:rPr>
            <w:rFonts w:ascii="Calibri" w:hAnsi="Calibri" w:cs="Calibri"/>
            <w:sz w:val="20"/>
            <w:szCs w:val="20"/>
          </w:rPr>
          <w:t xml:space="preserve"> the data</w:t>
        </w:r>
      </w:ins>
    </w:p>
    <w:p w14:paraId="039E9DED" w14:textId="77777777" w:rsidR="00AA407E" w:rsidRPr="00B17ACB" w:rsidRDefault="00AA407E" w:rsidP="00AA407E">
      <w:pPr>
        <w:numPr>
          <w:ilvl w:val="1"/>
          <w:numId w:val="49"/>
        </w:numPr>
        <w:spacing w:before="100" w:beforeAutospacing="1" w:after="100" w:afterAutospacing="1" w:line="240" w:lineRule="auto"/>
        <w:rPr>
          <w:ins w:id="1318" w:author="swolberg@amazon.com" w:date="2023-03-14T19:16:00Z"/>
          <w:rFonts w:ascii="Calibri" w:hAnsi="Calibri" w:cs="Calibri"/>
          <w:sz w:val="20"/>
          <w:szCs w:val="20"/>
        </w:rPr>
      </w:pPr>
      <w:ins w:id="1319" w:author="swolberg@amazon.com" w:date="2023-03-14T19:16:00Z">
        <w:r w:rsidRPr="00B17ACB">
          <w:rPr>
            <w:rFonts w:ascii="Calibri" w:hAnsi="Calibri" w:cs="Calibri"/>
            <w:sz w:val="20"/>
            <w:szCs w:val="20"/>
          </w:rPr>
          <w:t>which application</w:t>
        </w:r>
      </w:ins>
    </w:p>
    <w:p w14:paraId="771D4D29" w14:textId="77777777" w:rsidR="00AA407E" w:rsidRPr="00B17ACB" w:rsidRDefault="00AA407E" w:rsidP="00AA407E">
      <w:pPr>
        <w:numPr>
          <w:ilvl w:val="0"/>
          <w:numId w:val="49"/>
        </w:numPr>
        <w:spacing w:before="100" w:beforeAutospacing="1" w:after="100" w:afterAutospacing="1" w:line="240" w:lineRule="auto"/>
        <w:rPr>
          <w:ins w:id="1320" w:author="swolberg@amazon.com" w:date="2023-03-14T19:16:00Z"/>
          <w:rFonts w:ascii="Calibri" w:hAnsi="Calibri" w:cs="Calibri"/>
          <w:sz w:val="20"/>
          <w:szCs w:val="20"/>
        </w:rPr>
      </w:pPr>
      <w:ins w:id="1321" w:author="swolberg@amazon.com" w:date="2023-03-14T19:16:00Z">
        <w:r w:rsidRPr="00B17ACB">
          <w:rPr>
            <w:rFonts w:ascii="Calibri" w:hAnsi="Calibri" w:cs="Calibri"/>
            <w:sz w:val="20"/>
            <w:szCs w:val="20"/>
          </w:rPr>
          <w:t xml:space="preserve">PR of data survey on daily/weekly etc. “Always on” Survey. </w:t>
        </w:r>
      </w:ins>
    </w:p>
    <w:p w14:paraId="3A260359" w14:textId="77777777" w:rsidR="00AA407E" w:rsidRPr="00B17ACB" w:rsidRDefault="00AA407E" w:rsidP="00AA407E">
      <w:pPr>
        <w:spacing w:after="0"/>
        <w:rPr>
          <w:ins w:id="1322" w:author="swolberg@amazon.com" w:date="2023-03-14T19:16:00Z"/>
          <w:rFonts w:ascii="Calibri" w:hAnsi="Calibri" w:cs="Calibri"/>
          <w:sz w:val="20"/>
          <w:szCs w:val="20"/>
        </w:rPr>
      </w:pPr>
      <w:ins w:id="1323" w:author="swolberg@amazon.com" w:date="2023-03-14T19:16:00Z">
        <w:r w:rsidRPr="00B17ACB">
          <w:rPr>
            <w:rFonts w:ascii="Calibri" w:hAnsi="Calibri" w:cs="Calibri"/>
            <w:sz w:val="20"/>
            <w:szCs w:val="20"/>
          </w:rPr>
          <w:t>Connie:</w:t>
        </w:r>
      </w:ins>
    </w:p>
    <w:p w14:paraId="5F5B4512" w14:textId="77777777" w:rsidR="00AA407E" w:rsidRPr="00B17ACB" w:rsidRDefault="00AA407E" w:rsidP="00AA407E">
      <w:pPr>
        <w:numPr>
          <w:ilvl w:val="0"/>
          <w:numId w:val="50"/>
        </w:numPr>
        <w:spacing w:before="100" w:beforeAutospacing="1" w:after="100" w:afterAutospacing="1" w:line="240" w:lineRule="auto"/>
        <w:rPr>
          <w:ins w:id="1324" w:author="swolberg@amazon.com" w:date="2023-03-14T19:16:00Z"/>
          <w:rFonts w:ascii="Calibri" w:hAnsi="Calibri" w:cs="Calibri"/>
          <w:sz w:val="20"/>
          <w:szCs w:val="20"/>
        </w:rPr>
      </w:pPr>
      <w:ins w:id="1325" w:author="swolberg@amazon.com" w:date="2023-03-14T19:16:00Z">
        <w:r w:rsidRPr="00B17ACB">
          <w:rPr>
            <w:rFonts w:ascii="Calibri" w:hAnsi="Calibri" w:cs="Calibri"/>
            <w:sz w:val="20"/>
            <w:szCs w:val="20"/>
          </w:rPr>
          <w:t xml:space="preserve">consistence + comprehensive + accurate </w:t>
        </w:r>
      </w:ins>
    </w:p>
    <w:p w14:paraId="4B75B847" w14:textId="77777777" w:rsidR="00AA407E" w:rsidRPr="00B17ACB" w:rsidRDefault="00AA407E" w:rsidP="00AA407E">
      <w:pPr>
        <w:numPr>
          <w:ilvl w:val="0"/>
          <w:numId w:val="50"/>
        </w:numPr>
        <w:spacing w:before="100" w:beforeAutospacing="1" w:after="100" w:afterAutospacing="1" w:line="240" w:lineRule="auto"/>
        <w:rPr>
          <w:ins w:id="1326" w:author="swolberg@amazon.com" w:date="2023-03-14T19:16:00Z"/>
          <w:rFonts w:ascii="Calibri" w:hAnsi="Calibri" w:cs="Calibri"/>
          <w:sz w:val="20"/>
          <w:szCs w:val="20"/>
        </w:rPr>
      </w:pPr>
      <w:ins w:id="1327" w:author="swolberg@amazon.com" w:date="2023-03-14T19:16:00Z">
        <w:r w:rsidRPr="00B17ACB">
          <w:rPr>
            <w:rFonts w:ascii="Calibri" w:hAnsi="Calibri" w:cs="Calibri"/>
            <w:sz w:val="20"/>
            <w:szCs w:val="20"/>
          </w:rPr>
          <w:t>check Sarah’s survey result</w:t>
        </w:r>
      </w:ins>
    </w:p>
    <w:p w14:paraId="7E2B557B" w14:textId="77777777" w:rsidR="00AA407E" w:rsidRPr="00B17ACB" w:rsidRDefault="00AA407E" w:rsidP="00AA407E">
      <w:pPr>
        <w:spacing w:after="0"/>
        <w:rPr>
          <w:ins w:id="1328" w:author="swolberg@amazon.com" w:date="2023-03-14T19:16:00Z"/>
          <w:rFonts w:ascii="Calibri" w:hAnsi="Calibri" w:cs="Calibri"/>
          <w:sz w:val="20"/>
          <w:szCs w:val="20"/>
        </w:rPr>
      </w:pPr>
      <w:ins w:id="1329" w:author="swolberg@amazon.com" w:date="2023-03-14T19:16:00Z">
        <w:r w:rsidRPr="00B17ACB">
          <w:rPr>
            <w:rFonts w:ascii="Calibri" w:hAnsi="Calibri" w:cs="Calibri"/>
            <w:sz w:val="20"/>
            <w:szCs w:val="20"/>
          </w:rPr>
          <w:t>My thoughts:</w:t>
        </w:r>
      </w:ins>
    </w:p>
    <w:p w14:paraId="5F7B39C8" w14:textId="77777777" w:rsidR="00AA407E" w:rsidRPr="00B17ACB" w:rsidRDefault="00AA407E" w:rsidP="00AA407E">
      <w:pPr>
        <w:numPr>
          <w:ilvl w:val="0"/>
          <w:numId w:val="51"/>
        </w:numPr>
        <w:spacing w:before="100" w:beforeAutospacing="1" w:after="100" w:afterAutospacing="1" w:line="240" w:lineRule="auto"/>
        <w:rPr>
          <w:ins w:id="1330" w:author="swolberg@amazon.com" w:date="2023-03-14T19:16:00Z"/>
          <w:rFonts w:ascii="Calibri" w:hAnsi="Calibri" w:cs="Calibri"/>
          <w:sz w:val="20"/>
          <w:szCs w:val="20"/>
        </w:rPr>
      </w:pPr>
      <w:ins w:id="1331" w:author="swolberg@amazon.com" w:date="2023-03-14T19:16:00Z">
        <w:r w:rsidRPr="00B17ACB">
          <w:rPr>
            <w:rFonts w:ascii="Calibri" w:hAnsi="Calibri" w:cs="Calibri"/>
            <w:sz w:val="20"/>
            <w:szCs w:val="20"/>
          </w:rPr>
          <w:t>metrics vs role</w:t>
        </w:r>
      </w:ins>
    </w:p>
    <w:p w14:paraId="15648F4A" w14:textId="77777777" w:rsidR="00AA407E" w:rsidRPr="00B17ACB" w:rsidRDefault="00AA407E" w:rsidP="00AA407E">
      <w:pPr>
        <w:pBdr>
          <w:bottom w:val="single" w:sz="12" w:space="1" w:color="auto"/>
        </w:pBdr>
        <w:spacing w:after="0"/>
        <w:rPr>
          <w:ins w:id="1332" w:author="swolberg@amazon.com" w:date="2023-03-14T19:16:00Z"/>
          <w:rFonts w:ascii="Calibri" w:hAnsi="Calibri" w:cs="Calibri"/>
          <w:b/>
          <w:sz w:val="20"/>
          <w:szCs w:val="20"/>
        </w:rPr>
      </w:pPr>
    </w:p>
    <w:p w14:paraId="4DD9D75C" w14:textId="77777777" w:rsidR="00AA407E" w:rsidRPr="00C216CE" w:rsidRDefault="00AA407E" w:rsidP="00AA407E">
      <w:pPr>
        <w:pBdr>
          <w:bottom w:val="single" w:sz="12" w:space="1" w:color="auto"/>
        </w:pBdr>
        <w:spacing w:after="0"/>
        <w:rPr>
          <w:ins w:id="1333" w:author="swolberg@amazon.com" w:date="2023-03-14T19:16:00Z"/>
          <w:rFonts w:ascii="Arial" w:hAnsi="Arial" w:cs="Arial"/>
          <w:b/>
          <w:sz w:val="20"/>
          <w:szCs w:val="20"/>
        </w:rPr>
      </w:pPr>
    </w:p>
    <w:p w14:paraId="3927B738" w14:textId="77777777" w:rsidR="00AA407E" w:rsidRPr="00C216CE" w:rsidRDefault="00AA407E" w:rsidP="00AA407E">
      <w:pPr>
        <w:pBdr>
          <w:bottom w:val="single" w:sz="12" w:space="1" w:color="auto"/>
        </w:pBdr>
        <w:spacing w:after="0"/>
        <w:rPr>
          <w:ins w:id="1334" w:author="swolberg@amazon.com" w:date="2023-03-14T19:16:00Z"/>
          <w:rFonts w:ascii="Arial" w:hAnsi="Arial" w:cs="Arial"/>
          <w:b/>
          <w:sz w:val="20"/>
          <w:szCs w:val="20"/>
        </w:rPr>
      </w:pPr>
      <w:ins w:id="1335" w:author="swolberg@amazon.com" w:date="2023-03-14T19:16:00Z">
        <w:r w:rsidRPr="00C216CE">
          <w:rPr>
            <w:rFonts w:ascii="Arial" w:hAnsi="Arial" w:cs="Arial"/>
            <w:b/>
            <w:sz w:val="20"/>
            <w:szCs w:val="20"/>
          </w:rPr>
          <w:t>Appendix C: Usage Data Findings</w:t>
        </w:r>
      </w:ins>
    </w:p>
    <w:p w14:paraId="43ACAE2B" w14:textId="77777777" w:rsidR="00AA407E" w:rsidRPr="00C216CE" w:rsidRDefault="00AA407E" w:rsidP="00AA407E">
      <w:pPr>
        <w:spacing w:after="0"/>
        <w:jc w:val="both"/>
        <w:rPr>
          <w:ins w:id="1336" w:author="swolberg@amazon.com" w:date="2023-03-14T19:16:00Z"/>
          <w:rFonts w:ascii="Arial" w:hAnsi="Arial" w:cs="Arial"/>
          <w:sz w:val="20"/>
          <w:szCs w:val="20"/>
        </w:rPr>
      </w:pPr>
    </w:p>
    <w:p w14:paraId="52A284C2" w14:textId="77777777" w:rsidR="00AA407E" w:rsidRPr="00C216CE" w:rsidRDefault="00AA407E" w:rsidP="00AA407E">
      <w:pPr>
        <w:rPr>
          <w:ins w:id="1337" w:author="swolberg@amazon.com" w:date="2023-03-14T19:16:00Z"/>
          <w:rFonts w:ascii="Arial" w:hAnsi="Arial" w:cs="Arial"/>
          <w:sz w:val="20"/>
          <w:szCs w:val="20"/>
        </w:rPr>
      </w:pPr>
    </w:p>
    <w:p w14:paraId="040F8F01" w14:textId="77777777" w:rsidR="000A6505" w:rsidDel="008A67DF" w:rsidRDefault="000A6505" w:rsidP="00AA407E">
      <w:pPr>
        <w:pBdr>
          <w:bottom w:val="single" w:sz="12" w:space="1" w:color="auto"/>
        </w:pBdr>
        <w:spacing w:after="0"/>
        <w:rPr>
          <w:del w:id="1338" w:author="swolberg@amazon.com" w:date="2023-03-14T18:24:00Z"/>
          <w:sz w:val="20"/>
          <w:szCs w:val="20"/>
        </w:rPr>
      </w:pPr>
    </w:p>
    <w:p w14:paraId="52A294B1" w14:textId="77777777" w:rsidR="000A6505" w:rsidRPr="00CE2699" w:rsidDel="008A67DF" w:rsidRDefault="000A6505" w:rsidP="00AA407E">
      <w:pPr>
        <w:pBdr>
          <w:bottom w:val="single" w:sz="12" w:space="1" w:color="auto"/>
        </w:pBdr>
        <w:spacing w:after="0"/>
        <w:rPr>
          <w:del w:id="1339" w:author="swolberg@amazon.com" w:date="2023-03-14T18:24:00Z"/>
          <w:b/>
          <w:sz w:val="20"/>
          <w:szCs w:val="20"/>
        </w:rPr>
      </w:pPr>
      <w:del w:id="1340" w:author="swolberg@amazon.com" w:date="2023-03-14T18:24:00Z">
        <w:r w:rsidDel="008A67DF">
          <w:rPr>
            <w:b/>
            <w:sz w:val="20"/>
            <w:szCs w:val="20"/>
          </w:rPr>
          <w:delText>Appendix A- Survey Findings</w:delText>
        </w:r>
      </w:del>
    </w:p>
    <w:p w14:paraId="422F29D6" w14:textId="77777777" w:rsidR="000A6505" w:rsidDel="008A67DF" w:rsidRDefault="000A6505" w:rsidP="00AA407E">
      <w:pPr>
        <w:pBdr>
          <w:bottom w:val="single" w:sz="12" w:space="1" w:color="auto"/>
        </w:pBdr>
        <w:spacing w:after="0"/>
        <w:rPr>
          <w:del w:id="1341" w:author="swolberg@amazon.com" w:date="2023-03-14T18:24:00Z"/>
          <w:rFonts w:cstheme="minorHAnsi"/>
          <w:i/>
          <w:color w:val="000000"/>
          <w:sz w:val="20"/>
          <w:szCs w:val="20"/>
          <w:u w:val="single"/>
        </w:rPr>
      </w:pPr>
      <w:del w:id="1342" w:author="swolberg@amazon.com" w:date="2023-03-14T18:24:00Z">
        <w:r w:rsidDel="008A67DF">
          <w:rPr>
            <w:rFonts w:cstheme="minorHAnsi"/>
            <w:i/>
            <w:color w:val="000000"/>
            <w:sz w:val="20"/>
            <w:szCs w:val="20"/>
            <w:u w:val="single"/>
          </w:rPr>
          <w:delText>A little bit about the SIM data?</w:delText>
        </w:r>
      </w:del>
    </w:p>
    <w:p w14:paraId="2664C0EC" w14:textId="77777777" w:rsidR="000A6505" w:rsidDel="008A67DF" w:rsidRDefault="000A6505" w:rsidP="00AA407E">
      <w:pPr>
        <w:pBdr>
          <w:bottom w:val="single" w:sz="12" w:space="1" w:color="auto"/>
        </w:pBdr>
        <w:spacing w:after="0"/>
        <w:rPr>
          <w:del w:id="1343" w:author="swolberg@amazon.com" w:date="2023-03-14T18:24:00Z"/>
          <w:rFonts w:cstheme="minorHAnsi"/>
          <w:i/>
          <w:color w:val="000000"/>
          <w:sz w:val="20"/>
          <w:szCs w:val="20"/>
          <w:u w:val="single"/>
        </w:rPr>
      </w:pPr>
    </w:p>
    <w:p w14:paraId="0249F0D5" w14:textId="77777777" w:rsidR="000A6505" w:rsidDel="008A67DF" w:rsidRDefault="000A6505" w:rsidP="00AA407E">
      <w:pPr>
        <w:pBdr>
          <w:bottom w:val="single" w:sz="12" w:space="1" w:color="auto"/>
        </w:pBdr>
        <w:spacing w:after="0"/>
        <w:rPr>
          <w:del w:id="1344" w:author="swolberg@amazon.com" w:date="2023-03-14T18:24:00Z"/>
          <w:rFonts w:cstheme="minorHAnsi"/>
          <w:i/>
          <w:color w:val="000000"/>
          <w:sz w:val="20"/>
          <w:szCs w:val="20"/>
          <w:u w:val="single"/>
        </w:rPr>
      </w:pPr>
      <w:del w:id="1345" w:author="swolberg@amazon.com" w:date="2023-03-14T18:24:00Z">
        <w:r w:rsidDel="008A67DF">
          <w:rPr>
            <w:rFonts w:cstheme="minorHAnsi"/>
            <w:i/>
            <w:color w:val="000000"/>
            <w:sz w:val="20"/>
            <w:szCs w:val="20"/>
            <w:u w:val="single"/>
          </w:rPr>
          <w:delText>A little bit about the usage data?</w:delText>
        </w:r>
      </w:del>
    </w:p>
    <w:p w14:paraId="69A8DFB6" w14:textId="77777777" w:rsidR="000A6505" w:rsidDel="008A67DF" w:rsidRDefault="000A6505" w:rsidP="00AA407E">
      <w:pPr>
        <w:pBdr>
          <w:bottom w:val="single" w:sz="12" w:space="1" w:color="auto"/>
        </w:pBdr>
        <w:spacing w:after="0"/>
        <w:rPr>
          <w:del w:id="1346" w:author="swolberg@amazon.com" w:date="2023-03-14T18:24:00Z"/>
          <w:rFonts w:cstheme="minorHAnsi"/>
          <w:i/>
          <w:color w:val="000000"/>
          <w:sz w:val="20"/>
          <w:szCs w:val="20"/>
          <w:u w:val="single"/>
        </w:rPr>
      </w:pPr>
    </w:p>
    <w:p w14:paraId="0E9B3C23" w14:textId="77777777" w:rsidR="000A6505" w:rsidRPr="00EF10F3" w:rsidDel="008A67DF" w:rsidRDefault="000A6505" w:rsidP="00AA407E">
      <w:pPr>
        <w:pBdr>
          <w:bottom w:val="single" w:sz="12" w:space="1" w:color="auto"/>
        </w:pBdr>
        <w:spacing w:after="0"/>
        <w:rPr>
          <w:del w:id="1347" w:author="swolberg@amazon.com" w:date="2023-03-14T18:24:00Z"/>
          <w:rFonts w:cstheme="minorHAnsi"/>
          <w:i/>
          <w:color w:val="000000"/>
          <w:sz w:val="20"/>
          <w:szCs w:val="20"/>
          <w:u w:val="single"/>
        </w:rPr>
      </w:pPr>
      <w:del w:id="1348" w:author="swolberg@amazon.com" w:date="2023-03-14T18:24:00Z">
        <w:r w:rsidDel="008A67DF">
          <w:rPr>
            <w:rFonts w:cstheme="minorHAnsi"/>
            <w:i/>
            <w:color w:val="000000"/>
            <w:sz w:val="20"/>
            <w:szCs w:val="20"/>
            <w:u w:val="single"/>
          </w:rPr>
          <w:delText>A little bit about the survey</w:delText>
        </w:r>
        <w:r w:rsidRPr="00EF10F3" w:rsidDel="008A67DF">
          <w:rPr>
            <w:rFonts w:cstheme="minorHAnsi"/>
            <w:i/>
            <w:color w:val="000000"/>
            <w:sz w:val="20"/>
            <w:szCs w:val="20"/>
            <w:u w:val="single"/>
          </w:rPr>
          <w:delText>?</w:delText>
        </w:r>
      </w:del>
    </w:p>
    <w:p w14:paraId="745ECE39" w14:textId="77777777" w:rsidR="000A6505" w:rsidDel="008A67DF" w:rsidRDefault="000A6505" w:rsidP="00AA407E">
      <w:pPr>
        <w:pBdr>
          <w:bottom w:val="single" w:sz="12" w:space="1" w:color="auto"/>
        </w:pBdr>
        <w:spacing w:after="0"/>
        <w:rPr>
          <w:del w:id="1349" w:author="swolberg@amazon.com" w:date="2023-03-14T18:24:00Z"/>
          <w:rFonts w:cstheme="minorHAnsi"/>
          <w:color w:val="202124"/>
          <w:sz w:val="20"/>
          <w:szCs w:val="20"/>
          <w:shd w:val="clear" w:color="auto" w:fill="FFFFFF"/>
        </w:rPr>
      </w:pPr>
      <w:del w:id="1350" w:author="swolberg@amazon.com" w:date="2023-03-14T18:24:00Z">
        <w:r w:rsidDel="008A67DF">
          <w:rPr>
            <w:rFonts w:cstheme="minorHAnsi"/>
            <w:color w:val="000000"/>
            <w:sz w:val="20"/>
            <w:szCs w:val="20"/>
          </w:rPr>
          <w:delText xml:space="preserve">The survey was launched in January – February 2023.  109 survey invitations went out to metric owners, application/data service owners, and metric users.  Our team received 139 survey responses which was ~128% response rate.  The response rate itself was an insight.  </w:delText>
        </w:r>
        <w:r w:rsidRPr="00F61B09" w:rsidDel="008A67DF">
          <w:rPr>
            <w:rFonts w:cstheme="minorHAnsi"/>
            <w:color w:val="202124"/>
            <w:sz w:val="20"/>
            <w:szCs w:val="20"/>
            <w:shd w:val="clear" w:color="auto" w:fill="FFFFFF"/>
          </w:rPr>
          <w:delText>A survey response rate of 50% or higher should be considered excellent in most circumstances. A high response rate is likely driven by </w:delText>
        </w:r>
        <w:r w:rsidRPr="00F61B09" w:rsidDel="008A67DF">
          <w:rPr>
            <w:rFonts w:cstheme="minorHAnsi"/>
            <w:b/>
            <w:bCs/>
            <w:color w:val="202124"/>
            <w:sz w:val="20"/>
            <w:szCs w:val="20"/>
            <w:shd w:val="clear" w:color="auto" w:fill="FFFFFF"/>
          </w:rPr>
          <w:delText>high levels of motivation to complete the survey, or a strong personal relationship between business and customer</w:delText>
        </w:r>
        <w:r w:rsidRPr="00F61B09" w:rsidDel="008A67DF">
          <w:rPr>
            <w:rFonts w:cstheme="minorHAnsi"/>
            <w:color w:val="202124"/>
            <w:sz w:val="20"/>
            <w:szCs w:val="20"/>
            <w:shd w:val="clear" w:color="auto" w:fill="FFFFFF"/>
          </w:rPr>
          <w:delText>.</w:delText>
        </w:r>
        <w:r w:rsidRPr="00F61B09" w:rsidDel="008A67DF">
          <w:rPr>
            <w:rFonts w:cstheme="minorHAnsi"/>
            <w:color w:val="000000"/>
            <w:sz w:val="20"/>
            <w:szCs w:val="20"/>
          </w:rPr>
          <w:delText xml:space="preserve">  </w:delText>
        </w:r>
        <w:r w:rsidRPr="00501AAB" w:rsidDel="008A67DF">
          <w:rPr>
            <w:rFonts w:cstheme="minorHAnsi"/>
            <w:color w:val="000000"/>
            <w:sz w:val="20"/>
            <w:szCs w:val="20"/>
          </w:rPr>
          <w:delText xml:space="preserve">Additionally, </w:delText>
        </w:r>
        <w:r w:rsidRPr="00501AAB" w:rsidDel="008A67DF">
          <w:rPr>
            <w:rFonts w:cstheme="minorHAnsi"/>
            <w:color w:val="202124"/>
            <w:sz w:val="20"/>
            <w:szCs w:val="20"/>
            <w:shd w:val="clear" w:color="auto" w:fill="FFFFFF"/>
          </w:rPr>
          <w:delText>achieving an acceptable survey response rate is important because </w:delText>
        </w:r>
        <w:r w:rsidRPr="00501AAB" w:rsidDel="008A67DF">
          <w:rPr>
            <w:rFonts w:cstheme="minorHAnsi"/>
            <w:b/>
            <w:bCs/>
            <w:color w:val="202124"/>
            <w:sz w:val="20"/>
            <w:szCs w:val="20"/>
            <w:shd w:val="clear" w:color="auto" w:fill="FFFFFF"/>
          </w:rPr>
          <w:delText>too low a figure can give rise to sampling bias, particularly if the number of nonresponses is unequal among survey respondents</w:delText>
        </w:r>
        <w:r w:rsidRPr="00501AAB" w:rsidDel="008A67DF">
          <w:rPr>
            <w:rFonts w:cstheme="minorHAnsi"/>
            <w:color w:val="202124"/>
            <w:sz w:val="20"/>
            <w:szCs w:val="20"/>
            <w:shd w:val="clear" w:color="auto" w:fill="FFFFFF"/>
          </w:rPr>
          <w:delText>.</w:delText>
        </w:r>
        <w:r w:rsidDel="008A67DF">
          <w:rPr>
            <w:rFonts w:cstheme="minorHAnsi"/>
            <w:color w:val="202124"/>
            <w:sz w:val="20"/>
            <w:szCs w:val="20"/>
            <w:shd w:val="clear" w:color="auto" w:fill="FFFFFF"/>
          </w:rPr>
          <w:delText xml:space="preserve">  Because our response rate was excellent, this</w:delText>
        </w:r>
        <w:r w:rsidRPr="00501AAB" w:rsidDel="008A67DF">
          <w:rPr>
            <w:rFonts w:cstheme="minorHAnsi"/>
            <w:color w:val="202124"/>
            <w:sz w:val="20"/>
            <w:szCs w:val="20"/>
            <w:shd w:val="clear" w:color="auto" w:fill="FFFFFF"/>
          </w:rPr>
          <w:delText xml:space="preserve"> provides four major benefits</w:delText>
        </w:r>
        <w:r w:rsidDel="008A67DF">
          <w:rPr>
            <w:rFonts w:cstheme="minorHAnsi"/>
            <w:color w:val="202124"/>
            <w:sz w:val="20"/>
            <w:szCs w:val="20"/>
            <w:shd w:val="clear" w:color="auto" w:fill="FFFFFF"/>
          </w:rPr>
          <w:delText xml:space="preserve"> such as h</w:delText>
        </w:r>
        <w:r w:rsidRPr="00501AAB" w:rsidDel="008A67DF">
          <w:rPr>
            <w:rFonts w:cstheme="minorHAnsi"/>
            <w:b/>
            <w:bCs/>
            <w:color w:val="202124"/>
            <w:sz w:val="20"/>
            <w:szCs w:val="20"/>
            <w:shd w:val="clear" w:color="auto" w:fill="FFFFFF"/>
          </w:rPr>
          <w:delText>igher data quality and accuracy</w:delText>
        </w:r>
        <w:r w:rsidDel="008A67DF">
          <w:rPr>
            <w:rFonts w:cstheme="minorHAnsi"/>
            <w:b/>
            <w:bCs/>
            <w:color w:val="202124"/>
            <w:sz w:val="20"/>
            <w:szCs w:val="20"/>
            <w:shd w:val="clear" w:color="auto" w:fill="FFFFFF"/>
          </w:rPr>
          <w:delText xml:space="preserve">.  </w:delText>
        </w:r>
        <w:r w:rsidRPr="005B1DB3" w:rsidDel="008A67DF">
          <w:rPr>
            <w:rFonts w:cstheme="minorHAnsi"/>
            <w:bCs/>
            <w:color w:val="202124"/>
            <w:sz w:val="20"/>
            <w:szCs w:val="20"/>
            <w:shd w:val="clear" w:color="auto" w:fill="FFFFFF"/>
          </w:rPr>
          <w:delText>Additionally, the high response rate shows that the survey was easy to respond to</w:delText>
        </w:r>
        <w:r w:rsidDel="008A67DF">
          <w:rPr>
            <w:rFonts w:cstheme="minorHAnsi"/>
            <w:color w:val="202124"/>
            <w:sz w:val="20"/>
            <w:szCs w:val="20"/>
            <w:shd w:val="clear" w:color="auto" w:fill="FFFFFF"/>
          </w:rPr>
          <w:delText xml:space="preserve">, which means that there is a </w:delText>
        </w:r>
        <w:r w:rsidRPr="00501AAB" w:rsidDel="008A67DF">
          <w:rPr>
            <w:rFonts w:cstheme="minorHAnsi"/>
            <w:color w:val="202124"/>
            <w:sz w:val="20"/>
            <w:szCs w:val="20"/>
            <w:shd w:val="clear" w:color="auto" w:fill="FFFFFF"/>
          </w:rPr>
          <w:delText>greater the chance respondents will answer truthfully. Badly designed surveys will see people dropping out or clicking through senselessly.</w:delText>
        </w:r>
        <w:r w:rsidDel="008A67DF">
          <w:rPr>
            <w:rFonts w:cstheme="minorHAnsi"/>
            <w:color w:val="202124"/>
            <w:sz w:val="20"/>
            <w:szCs w:val="20"/>
            <w:shd w:val="clear" w:color="auto" w:fill="FFFFFF"/>
          </w:rPr>
          <w:delText xml:space="preserve">  Therefore, we can say that our survey questions were good, people wanted to take our survey, and our data accuracy and quality is high.</w:delText>
        </w:r>
      </w:del>
    </w:p>
    <w:p w14:paraId="741A53CB" w14:textId="77777777" w:rsidR="000A6505" w:rsidDel="008A67DF" w:rsidRDefault="000A6505" w:rsidP="00AA407E">
      <w:pPr>
        <w:pBdr>
          <w:bottom w:val="single" w:sz="12" w:space="1" w:color="auto"/>
        </w:pBdr>
        <w:spacing w:after="0"/>
        <w:rPr>
          <w:del w:id="1351" w:author="swolberg@amazon.com" w:date="2023-03-14T18:24:00Z"/>
          <w:rFonts w:cstheme="minorHAnsi"/>
          <w:color w:val="202124"/>
          <w:sz w:val="20"/>
          <w:szCs w:val="20"/>
          <w:shd w:val="clear" w:color="auto" w:fill="FFFFFF"/>
        </w:rPr>
      </w:pPr>
    </w:p>
    <w:p w14:paraId="310D92F3" w14:textId="77777777" w:rsidR="000A6505" w:rsidRPr="00163419" w:rsidDel="008A67DF" w:rsidRDefault="000A6505" w:rsidP="00AA407E">
      <w:pPr>
        <w:pBdr>
          <w:bottom w:val="single" w:sz="12" w:space="1" w:color="auto"/>
        </w:pBdr>
        <w:spacing w:after="0"/>
        <w:rPr>
          <w:del w:id="1352" w:author="swolberg@amazon.com" w:date="2023-03-14T18:24:00Z"/>
          <w:rFonts w:cstheme="minorHAnsi"/>
          <w:i/>
          <w:color w:val="202124"/>
          <w:sz w:val="20"/>
          <w:szCs w:val="20"/>
          <w:u w:val="single"/>
          <w:shd w:val="clear" w:color="auto" w:fill="FFFFFF"/>
        </w:rPr>
      </w:pPr>
      <w:del w:id="1353" w:author="swolberg@amazon.com" w:date="2023-03-14T18:24:00Z">
        <w:r w:rsidRPr="00163419" w:rsidDel="008A67DF">
          <w:rPr>
            <w:rFonts w:cstheme="minorHAnsi"/>
            <w:i/>
            <w:color w:val="202124"/>
            <w:sz w:val="20"/>
            <w:szCs w:val="20"/>
            <w:u w:val="single"/>
            <w:shd w:val="clear" w:color="auto" w:fill="FFFFFF"/>
          </w:rPr>
          <w:delText>Who took the survey?</w:delText>
        </w:r>
      </w:del>
    </w:p>
    <w:p w14:paraId="70CB4605" w14:textId="77777777" w:rsidR="000A6505" w:rsidRPr="00501AAB" w:rsidDel="008A67DF" w:rsidRDefault="000A6505" w:rsidP="00AA407E">
      <w:pPr>
        <w:pBdr>
          <w:bottom w:val="single" w:sz="12" w:space="1" w:color="auto"/>
        </w:pBdr>
        <w:spacing w:after="0"/>
        <w:rPr>
          <w:del w:id="1354" w:author="swolberg@amazon.com" w:date="2023-03-14T18:24:00Z"/>
          <w:rFonts w:cstheme="minorHAnsi"/>
          <w:color w:val="000000"/>
          <w:sz w:val="20"/>
          <w:szCs w:val="20"/>
        </w:rPr>
      </w:pPr>
      <w:del w:id="1355" w:author="swolberg@amazon.com" w:date="2023-03-14T18:24:00Z">
        <w:r w:rsidDel="008A67DF">
          <w:rPr>
            <w:rFonts w:cstheme="minorHAnsi"/>
            <w:color w:val="202124"/>
            <w:sz w:val="20"/>
            <w:szCs w:val="20"/>
            <w:shd w:val="clear" w:color="auto" w:fill="FFFFFF"/>
          </w:rPr>
          <w:delText>The survey population is made up of metric users (~84.78%), application owners (~9.42%), data service owners (~7.25%), metric owners (~5.8%). This information tells us that metric users were the largest population.  As a result, the survey output is expected to primarily reflect the voice of the metric user.</w:delText>
        </w:r>
      </w:del>
    </w:p>
    <w:p w14:paraId="414A348A" w14:textId="77777777" w:rsidR="000A6505" w:rsidDel="008A67DF" w:rsidRDefault="000A6505" w:rsidP="00AA407E">
      <w:pPr>
        <w:pBdr>
          <w:bottom w:val="single" w:sz="12" w:space="1" w:color="auto"/>
        </w:pBdr>
        <w:spacing w:after="0"/>
        <w:rPr>
          <w:del w:id="1356" w:author="swolberg@amazon.com" w:date="2023-03-14T18:24:00Z"/>
          <w:rFonts w:cstheme="minorHAnsi"/>
          <w:i/>
          <w:color w:val="202124"/>
          <w:sz w:val="20"/>
          <w:szCs w:val="20"/>
          <w:u w:val="single"/>
          <w:shd w:val="clear" w:color="auto" w:fill="FFFFFF"/>
        </w:rPr>
      </w:pPr>
    </w:p>
    <w:p w14:paraId="56CE5C63" w14:textId="77777777" w:rsidR="000A6505" w:rsidRPr="00163419" w:rsidDel="008A67DF" w:rsidRDefault="000A6505" w:rsidP="00AA407E">
      <w:pPr>
        <w:pBdr>
          <w:bottom w:val="single" w:sz="12" w:space="1" w:color="auto"/>
        </w:pBdr>
        <w:spacing w:after="0"/>
        <w:rPr>
          <w:del w:id="1357" w:author="swolberg@amazon.com" w:date="2023-03-14T18:24:00Z"/>
          <w:rFonts w:cstheme="minorHAnsi"/>
          <w:i/>
          <w:color w:val="202124"/>
          <w:sz w:val="20"/>
          <w:szCs w:val="20"/>
          <w:u w:val="single"/>
          <w:shd w:val="clear" w:color="auto" w:fill="FFFFFF"/>
        </w:rPr>
      </w:pPr>
      <w:del w:id="1358" w:author="swolberg@amazon.com" w:date="2023-03-14T18:24:00Z">
        <w:r w:rsidDel="008A67DF">
          <w:rPr>
            <w:rFonts w:cstheme="minorHAnsi"/>
            <w:i/>
            <w:color w:val="202124"/>
            <w:sz w:val="20"/>
            <w:szCs w:val="20"/>
            <w:u w:val="single"/>
            <w:shd w:val="clear" w:color="auto" w:fill="FFFFFF"/>
          </w:rPr>
          <w:delText>What metrics do those surveyed interact the most with</w:delText>
        </w:r>
        <w:r w:rsidRPr="00163419" w:rsidDel="008A67DF">
          <w:rPr>
            <w:rFonts w:cstheme="minorHAnsi"/>
            <w:i/>
            <w:color w:val="202124"/>
            <w:sz w:val="20"/>
            <w:szCs w:val="20"/>
            <w:u w:val="single"/>
            <w:shd w:val="clear" w:color="auto" w:fill="FFFFFF"/>
          </w:rPr>
          <w:delText>?</w:delText>
        </w:r>
      </w:del>
    </w:p>
    <w:p w14:paraId="45BB1C07" w14:textId="77777777" w:rsidR="000A6505" w:rsidDel="008A67DF" w:rsidRDefault="000A6505" w:rsidP="00AA407E">
      <w:pPr>
        <w:pBdr>
          <w:bottom w:val="single" w:sz="12" w:space="1" w:color="auto"/>
        </w:pBdr>
        <w:spacing w:after="0"/>
        <w:rPr>
          <w:del w:id="1359" w:author="swolberg@amazon.com" w:date="2023-03-14T18:24:00Z"/>
          <w:rFonts w:cstheme="minorHAnsi"/>
          <w:color w:val="000000"/>
          <w:sz w:val="20"/>
          <w:szCs w:val="20"/>
        </w:rPr>
      </w:pPr>
      <w:del w:id="1360" w:author="swolberg@amazon.com" w:date="2023-03-14T18:24:00Z">
        <w:r w:rsidDel="008A67DF">
          <w:rPr>
            <w:rFonts w:cstheme="minorHAnsi"/>
            <w:color w:val="000000"/>
            <w:sz w:val="20"/>
            <w:szCs w:val="20"/>
          </w:rPr>
          <w:delText xml:space="preserve">The top 21 metrics that the survey population interacted with most often are 1)PCOGS (~43%), 2)ACU (~22%), 3)NETPPM (~19%), 4) Confirmation Rate (~17%), 5)ROOS (~17%), 6) ASP (~17%), 7)  Revenues (~16%), 8) LBB (~14%), 9) Deal Ops (~14%), 10) Net Receipt (~13%), 11) Conversion Rate (~12%), 12) Net Order (~12%), 13) CM (~11%), 14)  GMS (~11%), 15) GV (~10%), 16) CP (~9%), 17) Net Order GMS (~9%), 18) OIH (~9%), 19) VCR (~7%), 20) IDQ (~6%), 21) CPPU (~5%).   The most interacted metric information was important because it will give us insights into what top metrics those surveyed use on a daily basis.  This can help us with two things: 1) help us identify focus in on the important metrics to users and 2) help us examine the metrics customers are having the most issues with the metrics that they use most often.  If metrics used most often are also having issues, this can help us focus in on issues about why they are having these issues with these metrics.  </w:delText>
        </w:r>
      </w:del>
    </w:p>
    <w:p w14:paraId="362F1F1F" w14:textId="77777777" w:rsidR="000A6505" w:rsidDel="008A67DF" w:rsidRDefault="000A6505" w:rsidP="00AA407E">
      <w:pPr>
        <w:pBdr>
          <w:bottom w:val="single" w:sz="12" w:space="1" w:color="auto"/>
        </w:pBdr>
        <w:spacing w:after="0"/>
        <w:rPr>
          <w:del w:id="1361" w:author="swolberg@amazon.com" w:date="2023-03-14T18:24:00Z"/>
          <w:rFonts w:cstheme="minorHAnsi"/>
          <w:color w:val="000000"/>
          <w:sz w:val="20"/>
          <w:szCs w:val="20"/>
        </w:rPr>
      </w:pPr>
    </w:p>
    <w:p w14:paraId="48C9B54A" w14:textId="77777777" w:rsidR="000A6505" w:rsidRPr="00163419" w:rsidDel="008A67DF" w:rsidRDefault="000A6505" w:rsidP="00AA407E">
      <w:pPr>
        <w:pBdr>
          <w:bottom w:val="single" w:sz="12" w:space="1" w:color="auto"/>
        </w:pBdr>
        <w:spacing w:after="0"/>
        <w:rPr>
          <w:del w:id="1362" w:author="swolberg@amazon.com" w:date="2023-03-14T18:24:00Z"/>
          <w:rFonts w:cstheme="minorHAnsi"/>
          <w:i/>
          <w:color w:val="202124"/>
          <w:sz w:val="20"/>
          <w:szCs w:val="20"/>
          <w:u w:val="single"/>
          <w:shd w:val="clear" w:color="auto" w:fill="FFFFFF"/>
        </w:rPr>
      </w:pPr>
      <w:del w:id="1363" w:author="swolberg@amazon.com" w:date="2023-03-14T18:24:00Z">
        <w:r w:rsidDel="008A67DF">
          <w:rPr>
            <w:rFonts w:cstheme="minorHAnsi"/>
            <w:i/>
            <w:color w:val="202124"/>
            <w:sz w:val="20"/>
            <w:szCs w:val="20"/>
            <w:u w:val="single"/>
            <w:shd w:val="clear" w:color="auto" w:fill="FFFFFF"/>
          </w:rPr>
          <w:delText>What is the reason for those interactions</w:delText>
        </w:r>
        <w:r w:rsidRPr="00163419" w:rsidDel="008A67DF">
          <w:rPr>
            <w:rFonts w:cstheme="minorHAnsi"/>
            <w:i/>
            <w:color w:val="202124"/>
            <w:sz w:val="20"/>
            <w:szCs w:val="20"/>
            <w:u w:val="single"/>
            <w:shd w:val="clear" w:color="auto" w:fill="FFFFFF"/>
          </w:rPr>
          <w:delText>?</w:delText>
        </w:r>
      </w:del>
    </w:p>
    <w:p w14:paraId="7D3CA73A" w14:textId="77777777" w:rsidR="000A6505" w:rsidDel="008A67DF" w:rsidRDefault="000A6505" w:rsidP="00AA407E">
      <w:pPr>
        <w:pBdr>
          <w:bottom w:val="single" w:sz="12" w:space="1" w:color="auto"/>
        </w:pBdr>
        <w:spacing w:after="0"/>
        <w:rPr>
          <w:del w:id="1364" w:author="swolberg@amazon.com" w:date="2023-03-14T18:24:00Z"/>
          <w:rFonts w:cstheme="minorHAnsi"/>
          <w:color w:val="000000"/>
          <w:sz w:val="20"/>
          <w:szCs w:val="20"/>
        </w:rPr>
      </w:pPr>
      <w:del w:id="1365" w:author="swolberg@amazon.com" w:date="2023-03-14T18:24:00Z">
        <w:r w:rsidDel="008A67DF">
          <w:rPr>
            <w:rFonts w:cstheme="minorHAnsi"/>
            <w:color w:val="000000"/>
            <w:sz w:val="20"/>
            <w:szCs w:val="20"/>
          </w:rPr>
          <w:delText xml:space="preserve">The top reasons for those metric interactions those surveyed reported were analysis (~82.01%), reporting (~79.14%), performance monitoring (~78.42%), decision making (~64.03%), auditing (~26.62%).  Note, the survey question was a select all question.  So, some of those surveyed could have selected multiple reasons for metric interactions.  The top reasons for metric interactions also provide good information.  This information tells us what business reasons these metrics are being used for as well as the importance of these metrics in surveyed members activities.    </w:delText>
        </w:r>
      </w:del>
    </w:p>
    <w:p w14:paraId="1AE869FD" w14:textId="77777777" w:rsidR="000A6505" w:rsidDel="008A67DF" w:rsidRDefault="000A6505" w:rsidP="00AA407E">
      <w:pPr>
        <w:pBdr>
          <w:bottom w:val="single" w:sz="12" w:space="1" w:color="auto"/>
        </w:pBdr>
        <w:spacing w:after="0"/>
        <w:rPr>
          <w:del w:id="1366" w:author="swolberg@amazon.com" w:date="2023-03-14T18:24:00Z"/>
          <w:rFonts w:cstheme="minorHAnsi"/>
          <w:color w:val="000000"/>
          <w:sz w:val="20"/>
          <w:szCs w:val="20"/>
        </w:rPr>
      </w:pPr>
    </w:p>
    <w:p w14:paraId="6136C395" w14:textId="77777777" w:rsidR="000A6505" w:rsidRPr="00163419" w:rsidDel="008A67DF" w:rsidRDefault="000A6505" w:rsidP="00AA407E">
      <w:pPr>
        <w:pBdr>
          <w:bottom w:val="single" w:sz="12" w:space="1" w:color="auto"/>
        </w:pBdr>
        <w:spacing w:after="0"/>
        <w:rPr>
          <w:del w:id="1367" w:author="swolberg@amazon.com" w:date="2023-03-14T18:24:00Z"/>
          <w:rFonts w:cstheme="minorHAnsi"/>
          <w:i/>
          <w:color w:val="202124"/>
          <w:sz w:val="20"/>
          <w:szCs w:val="20"/>
          <w:u w:val="single"/>
          <w:shd w:val="clear" w:color="auto" w:fill="FFFFFF"/>
        </w:rPr>
      </w:pPr>
      <w:del w:id="1368" w:author="swolberg@amazon.com" w:date="2023-03-14T18:24:00Z">
        <w:r w:rsidDel="008A67DF">
          <w:rPr>
            <w:rFonts w:cstheme="minorHAnsi"/>
            <w:i/>
            <w:color w:val="202124"/>
            <w:sz w:val="20"/>
            <w:szCs w:val="20"/>
            <w:u w:val="single"/>
            <w:shd w:val="clear" w:color="auto" w:fill="FFFFFF"/>
          </w:rPr>
          <w:delText>What decisions do these metrics influence</w:delText>
        </w:r>
        <w:r w:rsidRPr="00163419" w:rsidDel="008A67DF">
          <w:rPr>
            <w:rFonts w:cstheme="minorHAnsi"/>
            <w:i/>
            <w:color w:val="202124"/>
            <w:sz w:val="20"/>
            <w:szCs w:val="20"/>
            <w:u w:val="single"/>
            <w:shd w:val="clear" w:color="auto" w:fill="FFFFFF"/>
          </w:rPr>
          <w:delText>?</w:delText>
        </w:r>
      </w:del>
    </w:p>
    <w:p w14:paraId="0CFA1F92" w14:textId="77777777" w:rsidR="000A6505" w:rsidDel="008A67DF" w:rsidRDefault="000A6505" w:rsidP="00AA407E">
      <w:pPr>
        <w:pBdr>
          <w:bottom w:val="single" w:sz="12" w:space="1" w:color="auto"/>
        </w:pBdr>
        <w:spacing w:after="0"/>
        <w:rPr>
          <w:del w:id="1369" w:author="swolberg@amazon.com" w:date="2023-03-14T18:24:00Z"/>
          <w:rFonts w:cstheme="minorHAnsi"/>
          <w:color w:val="000000"/>
          <w:sz w:val="20"/>
          <w:szCs w:val="20"/>
        </w:rPr>
      </w:pPr>
      <w:del w:id="1370" w:author="swolberg@amazon.com" w:date="2023-03-14T18:24:00Z">
        <w:r w:rsidDel="008A67DF">
          <w:rPr>
            <w:rFonts w:cstheme="minorHAnsi"/>
            <w:color w:val="000000"/>
            <w:sz w:val="20"/>
            <w:szCs w:val="20"/>
          </w:rPr>
          <w:delText xml:space="preserve">The next question refers to what decisions do these metrics drive.  This question points out that identifying opportunity (84.89%), improving efficiency (74.82%), cost saving (51.80%), and other (7.91%) are the decisions that these metrics they use drive.  For other, the other decisions identified that were not listed were defect resolution (0.72%), if values are displaying correctly (0.72%), growing GMs (0.72%), opening up prioritizing requests for improvement (0.72%), identify root cause (0.72%), selecting priority vendors for additional SSCM support (0.72%), provide business intelligence (0.72%), and creating reports for retail community (0.72%).  Here the data shows the value of these metrics and how these metrics influence everyday business decisions.  This is very important because it further sheds light on the importance and need for accuracy of these metrics. </w:delText>
        </w:r>
      </w:del>
    </w:p>
    <w:p w14:paraId="7299E1DA" w14:textId="77777777" w:rsidR="000A6505" w:rsidDel="008A67DF" w:rsidRDefault="000A6505" w:rsidP="00AA407E">
      <w:pPr>
        <w:pBdr>
          <w:bottom w:val="single" w:sz="12" w:space="1" w:color="auto"/>
        </w:pBdr>
        <w:spacing w:after="0"/>
        <w:rPr>
          <w:del w:id="1371" w:author="swolberg@amazon.com" w:date="2023-03-14T18:24:00Z"/>
        </w:rPr>
      </w:pPr>
    </w:p>
    <w:p w14:paraId="147A62C8" w14:textId="77777777" w:rsidR="000A6505" w:rsidRPr="007874E6" w:rsidDel="008A67DF" w:rsidRDefault="000A6505" w:rsidP="00AA407E">
      <w:pPr>
        <w:pBdr>
          <w:bottom w:val="single" w:sz="12" w:space="1" w:color="auto"/>
        </w:pBdr>
        <w:spacing w:after="0"/>
        <w:rPr>
          <w:del w:id="1372" w:author="swolberg@amazon.com" w:date="2023-03-14T18:24:00Z"/>
          <w:i/>
          <w:sz w:val="20"/>
          <w:szCs w:val="20"/>
          <w:u w:val="single"/>
        </w:rPr>
      </w:pPr>
      <w:del w:id="1373" w:author="swolberg@amazon.com" w:date="2023-03-14T18:24:00Z">
        <w:r w:rsidRPr="007874E6" w:rsidDel="008A67DF">
          <w:rPr>
            <w:i/>
            <w:sz w:val="20"/>
            <w:szCs w:val="20"/>
            <w:u w:val="single"/>
          </w:rPr>
          <w:delText>Which metrics do those surveyed have the most issues with?</w:delText>
        </w:r>
      </w:del>
    </w:p>
    <w:p w14:paraId="362C4C6D" w14:textId="77777777" w:rsidR="000A6505" w:rsidDel="008A67DF" w:rsidRDefault="000A6505" w:rsidP="00AA407E">
      <w:pPr>
        <w:pBdr>
          <w:bottom w:val="single" w:sz="12" w:space="1" w:color="auto"/>
        </w:pBdr>
        <w:spacing w:after="0"/>
        <w:rPr>
          <w:del w:id="1374" w:author="swolberg@amazon.com" w:date="2023-03-14T18:24:00Z"/>
          <w:rFonts w:cstheme="minorHAnsi"/>
          <w:color w:val="000000"/>
          <w:sz w:val="20"/>
          <w:szCs w:val="20"/>
        </w:rPr>
      </w:pPr>
      <w:del w:id="1375" w:author="swolberg@amazon.com" w:date="2023-03-14T18:24:00Z">
        <w:r w:rsidDel="008A67DF">
          <w:rPr>
            <w:rFonts w:cstheme="minorHAnsi"/>
            <w:color w:val="000000"/>
            <w:sz w:val="20"/>
            <w:szCs w:val="20"/>
          </w:rPr>
          <w:delText xml:space="preserve">The top 24 metrics individuals surveyed reported having the most issues with were are 1) ROOS (25.90%), 2) Deal OPS (22.30%), 3) Net PPM (20.14%), 4)OPS (12.95%), 5) LBB (9.35%), 6) CR (7.19%), 7) GV (6.47%); 8)SNS (6.47%); 9) VCR (5.76%), 10)PCOGs (5.04%),11) ASIN (5.04%), 12)OIH (4.32%), 13) ASP (4.32%), 14) B2B (3.60%), 15) CM (2.88%), 16) IDQ (2.88%), 17) FTAC (2.88%), 18) Buyable (2.88%), 19) GM (2.16%), 20) Fill Rate (2.16%), 21) CP (1.44%), 22) IBO (1.44%), 23) AB (1.44%), and 24) DAC (0.72%).  This information is important because it shows which metrics our team should look closer at and what are the root causes of these issues.   </w:delText>
        </w:r>
      </w:del>
    </w:p>
    <w:p w14:paraId="5C7CCD29" w14:textId="77777777" w:rsidR="000A6505" w:rsidDel="008A67DF" w:rsidRDefault="000A6505" w:rsidP="00AA407E">
      <w:pPr>
        <w:pBdr>
          <w:bottom w:val="single" w:sz="12" w:space="1" w:color="auto"/>
        </w:pBdr>
        <w:spacing w:after="0"/>
        <w:rPr>
          <w:del w:id="1376" w:author="swolberg@amazon.com" w:date="2023-03-14T18:24:00Z"/>
          <w:rFonts w:cstheme="minorHAnsi"/>
          <w:color w:val="000000"/>
          <w:sz w:val="20"/>
          <w:szCs w:val="20"/>
        </w:rPr>
      </w:pPr>
    </w:p>
    <w:p w14:paraId="3AD77663" w14:textId="77777777" w:rsidR="000A6505" w:rsidRPr="007874E6" w:rsidDel="008A67DF" w:rsidRDefault="000A6505" w:rsidP="00AA407E">
      <w:pPr>
        <w:pBdr>
          <w:bottom w:val="single" w:sz="12" w:space="1" w:color="auto"/>
        </w:pBdr>
        <w:spacing w:after="0"/>
        <w:rPr>
          <w:del w:id="1377" w:author="swolberg@amazon.com" w:date="2023-03-14T18:24:00Z"/>
          <w:i/>
          <w:sz w:val="20"/>
          <w:szCs w:val="20"/>
          <w:u w:val="single"/>
        </w:rPr>
      </w:pPr>
      <w:del w:id="1378" w:author="swolberg@amazon.com" w:date="2023-03-14T18:24:00Z">
        <w:r w:rsidRPr="007874E6" w:rsidDel="008A67DF">
          <w:rPr>
            <w:i/>
            <w:sz w:val="20"/>
            <w:szCs w:val="20"/>
            <w:u w:val="single"/>
          </w:rPr>
          <w:delText xml:space="preserve">Which </w:delText>
        </w:r>
        <w:r w:rsidDel="008A67DF">
          <w:rPr>
            <w:i/>
            <w:sz w:val="20"/>
            <w:szCs w:val="20"/>
            <w:u w:val="single"/>
          </w:rPr>
          <w:delText>are the root causes of these issues</w:delText>
        </w:r>
        <w:r w:rsidRPr="007874E6" w:rsidDel="008A67DF">
          <w:rPr>
            <w:i/>
            <w:sz w:val="20"/>
            <w:szCs w:val="20"/>
            <w:u w:val="single"/>
          </w:rPr>
          <w:delText>?</w:delText>
        </w:r>
      </w:del>
    </w:p>
    <w:p w14:paraId="76E57B4B" w14:textId="77777777" w:rsidR="000A6505" w:rsidDel="008A67DF" w:rsidRDefault="000A6505" w:rsidP="00AA407E">
      <w:pPr>
        <w:pBdr>
          <w:bottom w:val="single" w:sz="12" w:space="1" w:color="auto"/>
        </w:pBdr>
        <w:spacing w:after="0"/>
        <w:rPr>
          <w:del w:id="1379" w:author="swolberg@amazon.com" w:date="2023-03-14T18:24:00Z"/>
          <w:rFonts w:cstheme="minorHAnsi"/>
          <w:color w:val="000000"/>
          <w:sz w:val="20"/>
          <w:szCs w:val="20"/>
        </w:rPr>
      </w:pPr>
      <w:del w:id="1380" w:author="swolberg@amazon.com" w:date="2023-03-14T18:24:00Z">
        <w:r w:rsidDel="008A67DF">
          <w:rPr>
            <w:rFonts w:cstheme="minorHAnsi"/>
            <w:color w:val="000000"/>
            <w:sz w:val="20"/>
            <w:szCs w:val="20"/>
          </w:rPr>
          <w:delText>The root causes of these issues were 1) t</w:delText>
        </w:r>
        <w:r w:rsidRPr="001D0D38" w:rsidDel="008A67DF">
          <w:rPr>
            <w:rFonts w:cstheme="minorHAnsi"/>
            <w:color w:val="000000"/>
            <w:sz w:val="20"/>
            <w:szCs w:val="20"/>
          </w:rPr>
          <w:delText>here are data quality issues with the metric (metric value is perceived to be incorrect)</w:delText>
        </w:r>
        <w:r w:rsidDel="008A67DF">
          <w:rPr>
            <w:rFonts w:cstheme="minorHAnsi"/>
            <w:color w:val="000000"/>
            <w:sz w:val="20"/>
            <w:szCs w:val="20"/>
          </w:rPr>
          <w:delText>(38.85%), 2) upstream data source issues (37.41%), 3) t</w:delText>
        </w:r>
        <w:r w:rsidRPr="001D0D38" w:rsidDel="008A67DF">
          <w:rPr>
            <w:rFonts w:cstheme="minorHAnsi"/>
            <w:color w:val="000000"/>
            <w:sz w:val="20"/>
            <w:szCs w:val="20"/>
          </w:rPr>
          <w:delText>here are multiple values/definitions/versions for the same metric</w:delText>
        </w:r>
        <w:r w:rsidDel="008A67DF">
          <w:rPr>
            <w:rFonts w:cstheme="minorHAnsi"/>
            <w:color w:val="000000"/>
            <w:sz w:val="20"/>
            <w:szCs w:val="20"/>
          </w:rPr>
          <w:delText xml:space="preserve"> (33.09%), 4) </w:delText>
        </w:r>
        <w:r w:rsidRPr="001D0D38" w:rsidDel="008A67DF">
          <w:rPr>
            <w:rFonts w:cstheme="minorHAnsi"/>
            <w:color w:val="000000"/>
            <w:sz w:val="20"/>
            <w:szCs w:val="20"/>
          </w:rPr>
          <w:delText>Lack of education about the metric (definition, source, logic etc.</w:delText>
        </w:r>
        <w:r w:rsidDel="008A67DF">
          <w:rPr>
            <w:rFonts w:cstheme="minorHAnsi"/>
            <w:color w:val="000000"/>
            <w:sz w:val="20"/>
            <w:szCs w:val="20"/>
          </w:rPr>
          <w:delText>)(21.58%), 5) t</w:delText>
        </w:r>
        <w:r w:rsidRPr="00353752" w:rsidDel="008A67DF">
          <w:rPr>
            <w:rFonts w:cstheme="minorHAnsi"/>
            <w:color w:val="000000"/>
            <w:sz w:val="20"/>
            <w:szCs w:val="20"/>
          </w:rPr>
          <w:delText>he metric is complex (calculation, methodology, definition) for users</w:delText>
        </w:r>
        <w:r w:rsidDel="008A67DF">
          <w:rPr>
            <w:rFonts w:cstheme="minorHAnsi"/>
            <w:color w:val="000000"/>
            <w:sz w:val="20"/>
            <w:szCs w:val="20"/>
          </w:rPr>
          <w:delText xml:space="preserve"> (20.86%), 6)</w:delText>
        </w:r>
        <w:r w:rsidRPr="00353752" w:rsidDel="008A67DF">
          <w:delText xml:space="preserve"> </w:delText>
        </w:r>
        <w:r w:rsidDel="008A67DF">
          <w:rPr>
            <w:rFonts w:cstheme="minorHAnsi"/>
            <w:color w:val="000000"/>
            <w:sz w:val="20"/>
            <w:szCs w:val="20"/>
          </w:rPr>
          <w:delText>m</w:delText>
        </w:r>
        <w:r w:rsidRPr="00353752" w:rsidDel="008A67DF">
          <w:rPr>
            <w:rFonts w:cstheme="minorHAnsi"/>
            <w:color w:val="000000"/>
            <w:sz w:val="20"/>
            <w:szCs w:val="20"/>
          </w:rPr>
          <w:delText>etric is very new and users are not familiar with the metric</w:delText>
        </w:r>
        <w:r w:rsidDel="008A67DF">
          <w:rPr>
            <w:rFonts w:cstheme="minorHAnsi"/>
            <w:color w:val="000000"/>
            <w:sz w:val="20"/>
            <w:szCs w:val="20"/>
          </w:rPr>
          <w:delText xml:space="preserve"> (9.35%), metrics are new or undergo definition changes very often, 7)</w:delText>
        </w:r>
        <w:r w:rsidRPr="00353752" w:rsidDel="008A67DF">
          <w:delText xml:space="preserve"> </w:delText>
        </w:r>
        <w:r w:rsidDel="008A67DF">
          <w:rPr>
            <w:rFonts w:cstheme="minorHAnsi"/>
            <w:color w:val="000000"/>
            <w:sz w:val="20"/>
            <w:szCs w:val="20"/>
          </w:rPr>
          <w:delText>m</w:delText>
        </w:r>
        <w:r w:rsidRPr="00353752" w:rsidDel="008A67DF">
          <w:rPr>
            <w:rFonts w:cstheme="minorHAnsi"/>
            <w:color w:val="000000"/>
            <w:sz w:val="20"/>
            <w:szCs w:val="20"/>
          </w:rPr>
          <w:delText>etrics are new or undergo definition changes very often</w:delText>
        </w:r>
        <w:r w:rsidDel="008A67DF">
          <w:rPr>
            <w:rFonts w:cstheme="minorHAnsi"/>
            <w:color w:val="000000"/>
            <w:sz w:val="20"/>
            <w:szCs w:val="20"/>
          </w:rPr>
          <w:delText xml:space="preserve"> (7.19%), 8) new to job (2.16%), 9)Metric is delayed (0.72%),  10) metric values are wrong (0.72%), 11) do not know how to use the metric (0.72%), and 12) do not understand the reason behind the changes to this metric.  The identification of these root causes helps us better understand the problem.  The survey results are also saying what root cause of metric issues that we need to focus on are data quality, data sourcing, multiple metric understandings, lack of education, and metric complexity.  This will require an additional in more depth root cause analysis (RCA) to help identify the appropriate solutions to the problem.  </w:delText>
        </w:r>
      </w:del>
    </w:p>
    <w:p w14:paraId="5CB7E973" w14:textId="77777777" w:rsidR="000A6505" w:rsidDel="008A67DF" w:rsidRDefault="000A6505" w:rsidP="00AA407E">
      <w:pPr>
        <w:pBdr>
          <w:bottom w:val="single" w:sz="12" w:space="1" w:color="auto"/>
        </w:pBdr>
        <w:spacing w:after="0"/>
        <w:rPr>
          <w:del w:id="1381" w:author="swolberg@amazon.com" w:date="2023-03-14T18:24:00Z"/>
          <w:rFonts w:cstheme="minorHAnsi"/>
          <w:color w:val="000000"/>
          <w:sz w:val="20"/>
          <w:szCs w:val="20"/>
        </w:rPr>
      </w:pPr>
    </w:p>
    <w:p w14:paraId="1683CEB3" w14:textId="77777777" w:rsidR="000A6505" w:rsidRPr="007874E6" w:rsidDel="008A67DF" w:rsidRDefault="000A6505" w:rsidP="00AA407E">
      <w:pPr>
        <w:pBdr>
          <w:bottom w:val="single" w:sz="12" w:space="1" w:color="auto"/>
        </w:pBdr>
        <w:spacing w:after="0"/>
        <w:rPr>
          <w:del w:id="1382" w:author="swolberg@amazon.com" w:date="2023-03-14T18:24:00Z"/>
          <w:i/>
          <w:sz w:val="20"/>
          <w:szCs w:val="20"/>
          <w:u w:val="single"/>
        </w:rPr>
      </w:pPr>
      <w:del w:id="1383" w:author="swolberg@amazon.com" w:date="2023-03-14T18:24:00Z">
        <w:r w:rsidDel="008A67DF">
          <w:rPr>
            <w:i/>
            <w:sz w:val="20"/>
            <w:szCs w:val="20"/>
            <w:u w:val="single"/>
          </w:rPr>
          <w:delText>How many metric issues or questions are seen each week</w:delText>
        </w:r>
        <w:r w:rsidRPr="007874E6" w:rsidDel="008A67DF">
          <w:rPr>
            <w:i/>
            <w:sz w:val="20"/>
            <w:szCs w:val="20"/>
            <w:u w:val="single"/>
          </w:rPr>
          <w:delText>?</w:delText>
        </w:r>
      </w:del>
    </w:p>
    <w:p w14:paraId="599D6E69" w14:textId="77777777" w:rsidR="000A6505" w:rsidDel="008A67DF" w:rsidRDefault="000A6505" w:rsidP="00AA407E">
      <w:pPr>
        <w:pBdr>
          <w:bottom w:val="single" w:sz="12" w:space="1" w:color="auto"/>
        </w:pBdr>
        <w:spacing w:after="0"/>
        <w:rPr>
          <w:del w:id="1384" w:author="swolberg@amazon.com" w:date="2023-03-14T18:24:00Z"/>
          <w:rFonts w:cstheme="minorHAnsi"/>
          <w:color w:val="000000"/>
          <w:sz w:val="20"/>
          <w:szCs w:val="20"/>
        </w:rPr>
      </w:pPr>
      <w:del w:id="1385" w:author="swolberg@amazon.com" w:date="2023-03-14T18:24:00Z">
        <w:r w:rsidDel="008A67DF">
          <w:rPr>
            <w:rFonts w:cstheme="minorHAnsi"/>
            <w:color w:val="000000"/>
            <w:sz w:val="20"/>
            <w:szCs w:val="20"/>
          </w:rPr>
          <w:delText>The survey responses to this question were 0 to 5 issues per week (12.23%), 6 to 10 issues per week (59.71%), and 11 to 15 (16.55%).  These responses are letting us know that customers are having multiple problems a week.  The majority of those surveyed are having 6 to 10 metric issues a week.  Although there are not as many SIM tickets as the number issues reported, this does not mean that those surveyed will open a SIM ticket every time they have issues.  Further research should be done to find out what those surveyed are doing if they are not opening up a SIM ticket to solve the metric issue.  Additionally, we should look into what do they do with the metric information that they have? Answering these questions could help identify appropriate solutions to the metric issues that they are experiencing.</w:delText>
        </w:r>
      </w:del>
    </w:p>
    <w:p w14:paraId="07A193A1" w14:textId="77777777" w:rsidR="000A6505" w:rsidRPr="007874E6" w:rsidDel="008A67DF" w:rsidRDefault="000A6505" w:rsidP="00AA407E">
      <w:pPr>
        <w:pBdr>
          <w:bottom w:val="single" w:sz="12" w:space="1" w:color="auto"/>
        </w:pBdr>
        <w:spacing w:after="0"/>
        <w:rPr>
          <w:del w:id="1386" w:author="swolberg@amazon.com" w:date="2023-03-14T18:24:00Z"/>
          <w:i/>
          <w:sz w:val="20"/>
          <w:szCs w:val="20"/>
          <w:u w:val="single"/>
        </w:rPr>
      </w:pPr>
      <w:del w:id="1387" w:author="swolberg@amazon.com" w:date="2023-03-14T18:24:00Z">
        <w:r w:rsidDel="008A67DF">
          <w:rPr>
            <w:i/>
            <w:sz w:val="20"/>
            <w:szCs w:val="20"/>
            <w:u w:val="single"/>
          </w:rPr>
          <w:delText>What is the impact of the issues</w:delText>
        </w:r>
        <w:r w:rsidRPr="007874E6" w:rsidDel="008A67DF">
          <w:rPr>
            <w:i/>
            <w:sz w:val="20"/>
            <w:szCs w:val="20"/>
            <w:u w:val="single"/>
          </w:rPr>
          <w:delText>?</w:delText>
        </w:r>
      </w:del>
    </w:p>
    <w:p w14:paraId="5CA94707" w14:textId="77777777" w:rsidR="000A6505" w:rsidDel="008A67DF" w:rsidRDefault="000A6505" w:rsidP="00AA407E">
      <w:pPr>
        <w:pBdr>
          <w:bottom w:val="single" w:sz="12" w:space="1" w:color="auto"/>
        </w:pBdr>
        <w:spacing w:after="0"/>
        <w:rPr>
          <w:del w:id="1388" w:author="swolberg@amazon.com" w:date="2023-03-14T18:24:00Z"/>
          <w:rFonts w:cstheme="minorHAnsi"/>
          <w:color w:val="000000"/>
          <w:sz w:val="20"/>
          <w:szCs w:val="20"/>
        </w:rPr>
      </w:pPr>
      <w:del w:id="1389" w:author="swolberg@amazon.com" w:date="2023-03-14T18:24:00Z">
        <w:r w:rsidDel="008A67DF">
          <w:rPr>
            <w:rFonts w:cstheme="minorHAnsi"/>
            <w:color w:val="000000"/>
            <w:sz w:val="20"/>
            <w:szCs w:val="20"/>
          </w:rPr>
          <w:delText>The survey responses identify the following as impacts of metric issues: 1) inaccurate analysis (53.96%); 2) inaccurate reporting (58.99%); 3) bad decision making (15.11%); and 4) other (15.11%). Some issues listed under other include delay in performance monitoring, time loss, delayed reporting, application errors, delays in decision making, added barriers to decision making, and the over-abundance of information is being considered for an undue amount of time.  When put together, the survey information is telling us that inaccurate metrics, leads to inaccurate analysis and is producing misleading results causing decision makers to make poor decisions based on bad data.  If information facilitates decisions regarding allocation of resources and thereby assist an organization in pursuit of its objectives, our team needs to deep dive this issue further and make sure that we are doing our best to provide accurate metric data.</w:delText>
        </w:r>
      </w:del>
    </w:p>
    <w:p w14:paraId="6516B294" w14:textId="42164AD8" w:rsidR="000A6505" w:rsidDel="00AA407E" w:rsidRDefault="000A6505" w:rsidP="00AA407E">
      <w:pPr>
        <w:pBdr>
          <w:bottom w:val="single" w:sz="12" w:space="1" w:color="auto"/>
        </w:pBdr>
        <w:spacing w:after="0"/>
        <w:rPr>
          <w:del w:id="1390" w:author="swolberg@amazon.com" w:date="2023-03-14T19:16:00Z"/>
          <w:sz w:val="20"/>
          <w:szCs w:val="20"/>
        </w:rPr>
      </w:pPr>
    </w:p>
    <w:p w14:paraId="63EDC0C6" w14:textId="77777777" w:rsidR="000A6505" w:rsidDel="008A67DF" w:rsidRDefault="000A6505" w:rsidP="00AA407E">
      <w:pPr>
        <w:pBdr>
          <w:bottom w:val="single" w:sz="12" w:space="1" w:color="auto"/>
        </w:pBdr>
        <w:spacing w:after="0"/>
        <w:rPr>
          <w:del w:id="1391" w:author="swolberg@amazon.com" w:date="2023-03-14T18:24:00Z"/>
          <w:sz w:val="20"/>
          <w:szCs w:val="20"/>
        </w:rPr>
      </w:pPr>
    </w:p>
    <w:p w14:paraId="33095A9A" w14:textId="77777777" w:rsidR="008A67DF" w:rsidDel="00AA407E" w:rsidRDefault="000A6505" w:rsidP="00AA407E">
      <w:pPr>
        <w:pBdr>
          <w:bottom w:val="single" w:sz="12" w:space="1" w:color="auto"/>
        </w:pBdr>
        <w:spacing w:after="0"/>
        <w:rPr>
          <w:del w:id="1392" w:author="swolberg@amazon.com" w:date="2023-03-14T19:16:00Z"/>
          <w:b/>
          <w:sz w:val="20"/>
          <w:szCs w:val="20"/>
        </w:rPr>
      </w:pPr>
      <w:del w:id="1393" w:author="swolberg@amazon.com" w:date="2023-03-14T18:24:00Z">
        <w:r w:rsidDel="008A67DF">
          <w:rPr>
            <w:b/>
            <w:sz w:val="20"/>
            <w:szCs w:val="20"/>
          </w:rPr>
          <w:delText>Appendix B- SIM Data Findings</w:delText>
        </w:r>
      </w:del>
    </w:p>
    <w:p w14:paraId="08E5844A" w14:textId="77777777" w:rsidR="00FD2F11" w:rsidDel="00701E5B" w:rsidRDefault="00FD2F11" w:rsidP="00855A7A">
      <w:pPr>
        <w:pBdr>
          <w:bottom w:val="single" w:sz="12" w:space="1" w:color="auto"/>
        </w:pBdr>
        <w:spacing w:after="0"/>
        <w:rPr>
          <w:del w:id="1394" w:author="swolberg@amazon.com" w:date="2023-03-14T18:57:00Z"/>
          <w:b/>
          <w:sz w:val="20"/>
          <w:szCs w:val="20"/>
        </w:rPr>
      </w:pPr>
    </w:p>
    <w:p w14:paraId="6810C327" w14:textId="77777777" w:rsidR="00FD2F11" w:rsidDel="00701E5B" w:rsidRDefault="00FD2F11">
      <w:pPr>
        <w:pBdr>
          <w:bottom w:val="single" w:sz="12" w:space="1" w:color="auto"/>
        </w:pBdr>
        <w:spacing w:after="0"/>
        <w:rPr>
          <w:del w:id="1395" w:author="swolberg@amazon.com" w:date="2023-03-14T18:57:00Z"/>
          <w:b/>
          <w:sz w:val="20"/>
          <w:szCs w:val="20"/>
        </w:rPr>
      </w:pPr>
      <w:del w:id="1396" w:author="swolberg@amazon.com" w:date="2023-03-14T18:57:00Z">
        <w:r w:rsidDel="00701E5B">
          <w:rPr>
            <w:b/>
            <w:sz w:val="20"/>
            <w:szCs w:val="20"/>
          </w:rPr>
          <w:delText xml:space="preserve">Louis proposition of structure: </w:delText>
        </w:r>
      </w:del>
    </w:p>
    <w:p w14:paraId="661B98D1" w14:textId="77777777" w:rsidR="00FD2F11" w:rsidDel="00701E5B" w:rsidRDefault="00FD2F11">
      <w:pPr>
        <w:pBdr>
          <w:bottom w:val="single" w:sz="12" w:space="1" w:color="auto"/>
        </w:pBdr>
        <w:spacing w:after="0"/>
        <w:rPr>
          <w:del w:id="1397" w:author="swolberg@amazon.com" w:date="2023-03-14T18:57:00Z"/>
          <w:b/>
          <w:sz w:val="20"/>
          <w:szCs w:val="20"/>
        </w:rPr>
      </w:pPr>
    </w:p>
    <w:p w14:paraId="4BC2681C" w14:textId="77777777" w:rsidR="00FD2F11" w:rsidDel="00701E5B" w:rsidRDefault="00FD2F11">
      <w:pPr>
        <w:pBdr>
          <w:bottom w:val="single" w:sz="12" w:space="1" w:color="auto"/>
        </w:pBdr>
        <w:spacing w:after="0"/>
        <w:rPr>
          <w:del w:id="1398" w:author="swolberg@amazon.com" w:date="2023-03-14T18:57:00Z"/>
          <w:b/>
          <w:sz w:val="20"/>
          <w:szCs w:val="20"/>
        </w:rPr>
      </w:pPr>
    </w:p>
    <w:p w14:paraId="7C20E05F" w14:textId="77777777" w:rsidR="00FD2F11" w:rsidDel="00701E5B" w:rsidRDefault="00FD2F11">
      <w:pPr>
        <w:pBdr>
          <w:bottom w:val="single" w:sz="12" w:space="1" w:color="auto"/>
        </w:pBdr>
        <w:spacing w:after="0"/>
        <w:rPr>
          <w:del w:id="1399" w:author="swolberg@amazon.com" w:date="2023-03-14T18:57:00Z"/>
          <w:b/>
          <w:sz w:val="20"/>
          <w:szCs w:val="20"/>
        </w:rPr>
      </w:pPr>
    </w:p>
    <w:p w14:paraId="144C936D" w14:textId="77777777" w:rsidR="00FD2F11" w:rsidRPr="00CE2699" w:rsidDel="00701E5B" w:rsidRDefault="00FD2F11">
      <w:pPr>
        <w:pBdr>
          <w:bottom w:val="single" w:sz="12" w:space="1" w:color="auto"/>
        </w:pBdr>
        <w:spacing w:after="0"/>
        <w:rPr>
          <w:del w:id="1400" w:author="swolberg@amazon.com" w:date="2023-03-14T18:57:00Z"/>
          <w:b/>
          <w:sz w:val="20"/>
          <w:szCs w:val="20"/>
        </w:rPr>
      </w:pPr>
    </w:p>
    <w:p w14:paraId="687741D7" w14:textId="0038F41C" w:rsidR="00535D12" w:rsidRPr="00CE2699" w:rsidRDefault="00535D12">
      <w:pPr>
        <w:pBdr>
          <w:bottom w:val="single" w:sz="12" w:space="1" w:color="auto"/>
        </w:pBdr>
        <w:spacing w:after="0"/>
        <w:rPr>
          <w:b/>
          <w:sz w:val="20"/>
          <w:szCs w:val="20"/>
        </w:rPr>
        <w:pPrChange w:id="1401" w:author="swolberg@amazon.com" w:date="2023-03-14T18:57:00Z">
          <w:pPr>
            <w:spacing w:after="0"/>
          </w:pPr>
        </w:pPrChange>
      </w:pPr>
    </w:p>
    <w:sectPr w:rsidR="00535D12" w:rsidRPr="00CE2699" w:rsidSect="00F118EC">
      <w:headerReference w:type="default" r:id="rId17"/>
      <w:footerReference w:type="default" r:id="rId18"/>
      <w:pgSz w:w="12240" w:h="15840" w:code="1"/>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7" w:author="Primaux, Louis-Rene" w:date="2023-03-14T23:04:00Z" w:initials="PL">
    <w:p w14:paraId="2845B715" w14:textId="327EF464" w:rsidR="00F8615B" w:rsidRDefault="00F8615B">
      <w:pPr>
        <w:pStyle w:val="CommentText"/>
      </w:pPr>
      <w:r>
        <w:rPr>
          <w:rStyle w:val="CommentReference"/>
        </w:rPr>
        <w:annotationRef/>
      </w:r>
      <w:r>
        <w:t>Add usage data</w:t>
      </w:r>
    </w:p>
  </w:comment>
  <w:comment w:id="148" w:author="Primaux, Louis-Rene" w:date="2023-03-14T23:06:00Z" w:initials="PL">
    <w:p w14:paraId="2F63606E" w14:textId="358836EC" w:rsidR="00F8615B" w:rsidRDefault="00F8615B">
      <w:pPr>
        <w:pStyle w:val="CommentText"/>
      </w:pPr>
      <w:r>
        <w:rPr>
          <w:rStyle w:val="CommentReference"/>
        </w:rPr>
        <w:annotationRef/>
      </w:r>
      <w:r>
        <w:t xml:space="preserve">Consistency of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45B715" w15:done="0"/>
  <w15:commentEx w15:paraId="2F6360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CA583" w16cex:dateUtc="2022-11-02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45B715" w16cid:durableId="27BB7B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68E27" w14:textId="77777777" w:rsidR="00A56A52" w:rsidRDefault="00A56A52" w:rsidP="00116C2A">
      <w:pPr>
        <w:spacing w:after="0" w:line="240" w:lineRule="auto"/>
      </w:pPr>
      <w:r>
        <w:separator/>
      </w:r>
    </w:p>
  </w:endnote>
  <w:endnote w:type="continuationSeparator" w:id="0">
    <w:p w14:paraId="434DA181" w14:textId="77777777" w:rsidR="00A56A52" w:rsidRDefault="00A56A52" w:rsidP="00116C2A">
      <w:pPr>
        <w:spacing w:after="0" w:line="240" w:lineRule="auto"/>
      </w:pPr>
      <w:r>
        <w:continuationSeparator/>
      </w:r>
    </w:p>
  </w:endnote>
  <w:endnote w:type="continuationNotice" w:id="1">
    <w:p w14:paraId="01A57F47" w14:textId="77777777" w:rsidR="00A56A52" w:rsidRDefault="00A56A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21B2F" w14:textId="0415F788" w:rsidR="00F8615B" w:rsidRDefault="00F8615B">
    <w:pPr>
      <w:pStyle w:val="Footer"/>
    </w:pPr>
    <w:r>
      <w:t>Amazon Confidential</w:t>
    </w:r>
    <w:r>
      <w:tab/>
    </w:r>
    <w:r>
      <w:tab/>
    </w:r>
    <w:r>
      <w:tab/>
    </w:r>
    <w:sdt>
      <w:sdtPr>
        <w:id w:val="-18988876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1C2C6D4" w14:textId="77777777" w:rsidR="00F8615B" w:rsidRDefault="00F86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E0847E" w14:textId="77777777" w:rsidR="00A56A52" w:rsidRDefault="00A56A52" w:rsidP="00116C2A">
      <w:pPr>
        <w:spacing w:after="0" w:line="240" w:lineRule="auto"/>
      </w:pPr>
      <w:r>
        <w:separator/>
      </w:r>
    </w:p>
  </w:footnote>
  <w:footnote w:type="continuationSeparator" w:id="0">
    <w:p w14:paraId="23B41612" w14:textId="77777777" w:rsidR="00A56A52" w:rsidRDefault="00A56A52" w:rsidP="00116C2A">
      <w:pPr>
        <w:spacing w:after="0" w:line="240" w:lineRule="auto"/>
      </w:pPr>
      <w:r>
        <w:continuationSeparator/>
      </w:r>
    </w:p>
  </w:footnote>
  <w:footnote w:type="continuationNotice" w:id="1">
    <w:p w14:paraId="23C52D14" w14:textId="77777777" w:rsidR="00A56A52" w:rsidRDefault="00A56A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9C820" w14:textId="77777777" w:rsidR="00F8615B" w:rsidRPr="00F15D4A" w:rsidRDefault="00F8615B" w:rsidP="00AA407E">
    <w:pPr>
      <w:pStyle w:val="Header"/>
      <w:jc w:val="right"/>
      <w:rPr>
        <w:rFonts w:cstheme="minorHAnsi"/>
        <w:sz w:val="20"/>
        <w:szCs w:val="20"/>
      </w:rPr>
    </w:pPr>
    <w:r w:rsidRPr="00F15D4A">
      <w:rPr>
        <w:rFonts w:cstheme="minorHAnsi"/>
        <w:b/>
        <w:sz w:val="20"/>
        <w:szCs w:val="20"/>
      </w:rPr>
      <w:t xml:space="preserve">Customer Insights Team – </w:t>
    </w:r>
    <w:r>
      <w:rPr>
        <w:rFonts w:cstheme="minorHAnsi"/>
        <w:b/>
        <w:sz w:val="20"/>
        <w:szCs w:val="20"/>
      </w:rPr>
      <w:t>Metric Insights: SIM Data, Usage Data, Survey Analysis</w:t>
    </w:r>
    <w:r w:rsidRPr="00F15D4A">
      <w:rPr>
        <w:rFonts w:cstheme="minorHAnsi"/>
        <w:b/>
        <w:sz w:val="20"/>
        <w:szCs w:val="20"/>
      </w:rPr>
      <w:t xml:space="preserve"> and Next Steps</w:t>
    </w:r>
  </w:p>
  <w:p w14:paraId="11D233C3" w14:textId="29F02553" w:rsidR="00F8615B" w:rsidRPr="00F15D4A" w:rsidRDefault="00F8615B" w:rsidP="00116C2A">
    <w:pPr>
      <w:pStyle w:val="Header"/>
      <w:jc w:val="right"/>
      <w:rPr>
        <w:rFonts w:cstheme="minorHAns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22463"/>
    <w:multiLevelType w:val="multilevel"/>
    <w:tmpl w:val="51E67E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2429A"/>
    <w:multiLevelType w:val="multilevel"/>
    <w:tmpl w:val="8C3A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E5D5E"/>
    <w:multiLevelType w:val="multilevel"/>
    <w:tmpl w:val="76003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23E2F"/>
    <w:multiLevelType w:val="multilevel"/>
    <w:tmpl w:val="980EE7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F3DC2"/>
    <w:multiLevelType w:val="multilevel"/>
    <w:tmpl w:val="12C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236B0"/>
    <w:multiLevelType w:val="multilevel"/>
    <w:tmpl w:val="65A6F2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54C4C"/>
    <w:multiLevelType w:val="hybridMultilevel"/>
    <w:tmpl w:val="858E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26939"/>
    <w:multiLevelType w:val="hybridMultilevel"/>
    <w:tmpl w:val="CB948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94CC6"/>
    <w:multiLevelType w:val="hybridMultilevel"/>
    <w:tmpl w:val="1808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C34CC"/>
    <w:multiLevelType w:val="multilevel"/>
    <w:tmpl w:val="7396D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50D56"/>
    <w:multiLevelType w:val="multilevel"/>
    <w:tmpl w:val="9076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C296F"/>
    <w:multiLevelType w:val="multilevel"/>
    <w:tmpl w:val="6EE82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1B33"/>
    <w:multiLevelType w:val="multilevel"/>
    <w:tmpl w:val="5550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6A2408"/>
    <w:multiLevelType w:val="multilevel"/>
    <w:tmpl w:val="1DE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92AEC"/>
    <w:multiLevelType w:val="hybridMultilevel"/>
    <w:tmpl w:val="FD2AE30C"/>
    <w:lvl w:ilvl="0" w:tplc="D5A8502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25351"/>
    <w:multiLevelType w:val="multilevel"/>
    <w:tmpl w:val="FE025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05AD0"/>
    <w:multiLevelType w:val="multilevel"/>
    <w:tmpl w:val="3F0E5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D0F62"/>
    <w:multiLevelType w:val="hybridMultilevel"/>
    <w:tmpl w:val="B85A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B40FC"/>
    <w:multiLevelType w:val="hybridMultilevel"/>
    <w:tmpl w:val="CB02C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F722B"/>
    <w:multiLevelType w:val="multilevel"/>
    <w:tmpl w:val="65F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C5AA2"/>
    <w:multiLevelType w:val="multilevel"/>
    <w:tmpl w:val="79121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F4548"/>
    <w:multiLevelType w:val="multilevel"/>
    <w:tmpl w:val="19DC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D36AB"/>
    <w:multiLevelType w:val="multilevel"/>
    <w:tmpl w:val="087602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1713A"/>
    <w:multiLevelType w:val="multilevel"/>
    <w:tmpl w:val="FD32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25430"/>
    <w:multiLevelType w:val="multilevel"/>
    <w:tmpl w:val="EC4E2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1832E8"/>
    <w:multiLevelType w:val="multilevel"/>
    <w:tmpl w:val="5294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154D4"/>
    <w:multiLevelType w:val="multilevel"/>
    <w:tmpl w:val="0750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A5AAC"/>
    <w:multiLevelType w:val="multilevel"/>
    <w:tmpl w:val="81DEBC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63883"/>
    <w:multiLevelType w:val="multilevel"/>
    <w:tmpl w:val="6E5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17"/>
  </w:num>
  <w:num w:numId="4">
    <w:abstractNumId w:val="6"/>
  </w:num>
  <w:num w:numId="5">
    <w:abstractNumId w:val="8"/>
  </w:num>
  <w:num w:numId="6">
    <w:abstractNumId w:val="21"/>
  </w:num>
  <w:num w:numId="7">
    <w:abstractNumId w:val="1"/>
  </w:num>
  <w:num w:numId="8">
    <w:abstractNumId w:val="28"/>
  </w:num>
  <w:num w:numId="9">
    <w:abstractNumId w:val="20"/>
  </w:num>
  <w:num w:numId="10">
    <w:abstractNumId w:val="25"/>
  </w:num>
  <w:num w:numId="11">
    <w:abstractNumId w:val="9"/>
  </w:num>
  <w:num w:numId="12">
    <w:abstractNumId w:val="9"/>
    <w:lvlOverride w:ilvl="1">
      <w:lvl w:ilvl="1">
        <w:numFmt w:val="lowerLetter"/>
        <w:lvlText w:val="%2."/>
        <w:lvlJc w:val="left"/>
      </w:lvl>
    </w:lvlOverride>
  </w:num>
  <w:num w:numId="13">
    <w:abstractNumId w:val="19"/>
  </w:num>
  <w:num w:numId="14">
    <w:abstractNumId w:val="4"/>
  </w:num>
  <w:num w:numId="15">
    <w:abstractNumId w:val="0"/>
  </w:num>
  <w:num w:numId="16">
    <w:abstractNumId w:val="0"/>
    <w:lvlOverride w:ilvl="1">
      <w:lvl w:ilvl="1">
        <w:numFmt w:val="lowerLetter"/>
        <w:lvlText w:val="%2."/>
        <w:lvlJc w:val="left"/>
      </w:lvl>
    </w:lvlOverride>
  </w:num>
  <w:num w:numId="17">
    <w:abstractNumId w:val="0"/>
    <w:lvlOverride w:ilvl="1">
      <w:lvl w:ilvl="1">
        <w:numFmt w:val="lowerLetter"/>
        <w:lvlText w:val="%2."/>
        <w:lvlJc w:val="left"/>
      </w:lvl>
    </w:lvlOverride>
  </w:num>
  <w:num w:numId="18">
    <w:abstractNumId w:val="0"/>
    <w:lvlOverride w:ilvl="1">
      <w:lvl w:ilvl="1">
        <w:numFmt w:val="lowerLetter"/>
        <w:lvlText w:val="%2."/>
        <w:lvlJc w:val="left"/>
      </w:lvl>
    </w:lvlOverride>
  </w:num>
  <w:num w:numId="19">
    <w:abstractNumId w:val="23"/>
  </w:num>
  <w:num w:numId="20">
    <w:abstractNumId w:val="16"/>
  </w:num>
  <w:num w:numId="21">
    <w:abstractNumId w:val="16"/>
    <w:lvlOverride w:ilvl="1">
      <w:lvl w:ilvl="1">
        <w:numFmt w:val="lowerLetter"/>
        <w:lvlText w:val="%2."/>
        <w:lvlJc w:val="left"/>
      </w:lvl>
    </w:lvlOverride>
  </w:num>
  <w:num w:numId="22">
    <w:abstractNumId w:val="16"/>
    <w:lvlOverride w:ilvl="1">
      <w:lvl w:ilvl="1">
        <w:numFmt w:val="lowerLetter"/>
        <w:lvlText w:val="%2."/>
        <w:lvlJc w:val="left"/>
      </w:lvl>
    </w:lvlOverride>
  </w:num>
  <w:num w:numId="23">
    <w:abstractNumId w:val="16"/>
    <w:lvlOverride w:ilvl="1">
      <w:lvl w:ilvl="1">
        <w:numFmt w:val="lowerLetter"/>
        <w:lvlText w:val="%2."/>
        <w:lvlJc w:val="left"/>
      </w:lvl>
    </w:lvlOverride>
  </w:num>
  <w:num w:numId="24">
    <w:abstractNumId w:val="15"/>
  </w:num>
  <w:num w:numId="25">
    <w:abstractNumId w:val="15"/>
    <w:lvlOverride w:ilvl="1">
      <w:lvl w:ilvl="1">
        <w:numFmt w:val="lowerLetter"/>
        <w:lvlText w:val="%2."/>
        <w:lvlJc w:val="left"/>
      </w:lvl>
    </w:lvlOverride>
  </w:num>
  <w:num w:numId="26">
    <w:abstractNumId w:val="22"/>
  </w:num>
  <w:num w:numId="27">
    <w:abstractNumId w:val="22"/>
    <w:lvlOverride w:ilvl="1">
      <w:lvl w:ilvl="1">
        <w:numFmt w:val="lowerLetter"/>
        <w:lvlText w:val="%2."/>
        <w:lvlJc w:val="left"/>
      </w:lvl>
    </w:lvlOverride>
  </w:num>
  <w:num w:numId="28">
    <w:abstractNumId w:val="22"/>
    <w:lvlOverride w:ilvl="1">
      <w:lvl w:ilvl="1">
        <w:numFmt w:val="lowerLetter"/>
        <w:lvlText w:val="%2."/>
        <w:lvlJc w:val="left"/>
      </w:lvl>
    </w:lvlOverride>
    <w:lvlOverride w:ilvl="2">
      <w:lvl w:ilvl="2">
        <w:numFmt w:val="lowerRoman"/>
        <w:lvlText w:val="%3."/>
        <w:lvlJc w:val="right"/>
      </w:lvl>
    </w:lvlOverride>
  </w:num>
  <w:num w:numId="29">
    <w:abstractNumId w:val="22"/>
    <w:lvlOverride w:ilvl="1">
      <w:lvl w:ilvl="1">
        <w:numFmt w:val="lowerLetter"/>
        <w:lvlText w:val="%2."/>
        <w:lvlJc w:val="left"/>
      </w:lvl>
    </w:lvlOverride>
    <w:lvlOverride w:ilvl="2">
      <w:lvl w:ilvl="2">
        <w:numFmt w:val="lowerRoman"/>
        <w:lvlText w:val="%3."/>
        <w:lvlJc w:val="right"/>
      </w:lvl>
    </w:lvlOverride>
  </w:num>
  <w:num w:numId="30">
    <w:abstractNumId w:val="26"/>
  </w:num>
  <w:num w:numId="31">
    <w:abstractNumId w:val="10"/>
  </w:num>
  <w:num w:numId="32">
    <w:abstractNumId w:val="24"/>
  </w:num>
  <w:num w:numId="33">
    <w:abstractNumId w:val="24"/>
    <w:lvlOverride w:ilvl="1">
      <w:lvl w:ilvl="1">
        <w:numFmt w:val="lowerLetter"/>
        <w:lvlText w:val="%2."/>
        <w:lvlJc w:val="left"/>
      </w:lvl>
    </w:lvlOverride>
  </w:num>
  <w:num w:numId="34">
    <w:abstractNumId w:val="24"/>
    <w:lvlOverride w:ilvl="1">
      <w:lvl w:ilvl="1">
        <w:numFmt w:val="lowerLetter"/>
        <w:lvlText w:val="%2."/>
        <w:lvlJc w:val="left"/>
      </w:lvl>
    </w:lvlOverride>
    <w:lvlOverride w:ilvl="2">
      <w:lvl w:ilvl="2">
        <w:numFmt w:val="lowerRoman"/>
        <w:lvlText w:val="%3."/>
        <w:lvlJc w:val="right"/>
      </w:lvl>
    </w:lvlOverride>
  </w:num>
  <w:num w:numId="35">
    <w:abstractNumId w:val="3"/>
  </w:num>
  <w:num w:numId="36">
    <w:abstractNumId w:val="3"/>
    <w:lvlOverride w:ilvl="1">
      <w:lvl w:ilvl="1">
        <w:numFmt w:val="lowerLetter"/>
        <w:lvlText w:val="%2."/>
        <w:lvlJc w:val="left"/>
      </w:lvl>
    </w:lvlOverride>
  </w:num>
  <w:num w:numId="37">
    <w:abstractNumId w:val="3"/>
    <w:lvlOverride w:ilvl="1">
      <w:lvl w:ilvl="1">
        <w:numFmt w:val="lowerLetter"/>
        <w:lvlText w:val="%2."/>
        <w:lvlJc w:val="left"/>
      </w:lvl>
    </w:lvlOverride>
    <w:lvlOverride w:ilvl="2">
      <w:lvl w:ilvl="2">
        <w:numFmt w:val="lowerRoman"/>
        <w:lvlText w:val="%3."/>
        <w:lvlJc w:val="right"/>
      </w:lvl>
    </w:lvlOverride>
  </w:num>
  <w:num w:numId="38">
    <w:abstractNumId w:val="3"/>
    <w:lvlOverride w:ilvl="1">
      <w:lvl w:ilvl="1">
        <w:numFmt w:val="lowerLetter"/>
        <w:lvlText w:val="%2."/>
        <w:lvlJc w:val="left"/>
      </w:lvl>
    </w:lvlOverride>
    <w:lvlOverride w:ilvl="2">
      <w:lvl w:ilvl="2">
        <w:numFmt w:val="lowerRoman"/>
        <w:lvlText w:val="%3."/>
        <w:lvlJc w:val="right"/>
      </w:lvl>
    </w:lvlOverride>
  </w:num>
  <w:num w:numId="39">
    <w:abstractNumId w:val="3"/>
    <w:lvlOverride w:ilvl="1">
      <w:lvl w:ilvl="1">
        <w:numFmt w:val="lowerLetter"/>
        <w:lvlText w:val="%2."/>
        <w:lvlJc w:val="left"/>
      </w:lvl>
    </w:lvlOverride>
    <w:lvlOverride w:ilvl="2">
      <w:lvl w:ilvl="2">
        <w:numFmt w:val="lowerRoman"/>
        <w:lvlText w:val="%3."/>
        <w:lvlJc w:val="right"/>
      </w:lvl>
    </w:lvlOverride>
  </w:num>
  <w:num w:numId="40">
    <w:abstractNumId w:val="3"/>
    <w:lvlOverride w:ilvl="1">
      <w:lvl w:ilvl="1">
        <w:numFmt w:val="lowerLetter"/>
        <w:lvlText w:val="%2."/>
        <w:lvlJc w:val="left"/>
      </w:lvl>
    </w:lvlOverride>
    <w:lvlOverride w:ilvl="2">
      <w:lvl w:ilvl="2">
        <w:numFmt w:val="lowerRoman"/>
        <w:lvlText w:val="%3."/>
        <w:lvlJc w:val="right"/>
      </w:lvl>
    </w:lvlOverride>
  </w:num>
  <w:num w:numId="41">
    <w:abstractNumId w:val="3"/>
    <w:lvlOverride w:ilvl="1">
      <w:lvl w:ilvl="1">
        <w:numFmt w:val="lowerLetter"/>
        <w:lvlText w:val="%2."/>
        <w:lvlJc w:val="left"/>
      </w:lvl>
    </w:lvlOverride>
    <w:lvlOverride w:ilvl="2">
      <w:lvl w:ilvl="2">
        <w:numFmt w:val="lowerRoman"/>
        <w:lvlText w:val="%3."/>
        <w:lvlJc w:val="right"/>
      </w:lvl>
    </w:lvlOverride>
  </w:num>
  <w:num w:numId="42">
    <w:abstractNumId w:val="3"/>
    <w:lvlOverride w:ilvl="1">
      <w:lvl w:ilvl="1">
        <w:numFmt w:val="lowerLetter"/>
        <w:lvlText w:val="%2."/>
        <w:lvlJc w:val="left"/>
      </w:lvl>
    </w:lvlOverride>
    <w:lvlOverride w:ilvl="2">
      <w:lvl w:ilvl="2">
        <w:numFmt w:val="lowerRoman"/>
        <w:lvlText w:val="%3."/>
        <w:lvlJc w:val="right"/>
      </w:lvl>
    </w:lvlOverride>
  </w:num>
  <w:num w:numId="43">
    <w:abstractNumId w:val="27"/>
  </w:num>
  <w:num w:numId="44">
    <w:abstractNumId w:val="27"/>
    <w:lvlOverride w:ilvl="1">
      <w:lvl w:ilvl="1">
        <w:numFmt w:val="lowerLetter"/>
        <w:lvlText w:val="%2."/>
        <w:lvlJc w:val="left"/>
      </w:lvl>
    </w:lvlOverride>
  </w:num>
  <w:num w:numId="45">
    <w:abstractNumId w:val="5"/>
  </w:num>
  <w:num w:numId="46">
    <w:abstractNumId w:val="5"/>
    <w:lvlOverride w:ilvl="1">
      <w:lvl w:ilvl="1">
        <w:numFmt w:val="lowerLetter"/>
        <w:lvlText w:val="%2."/>
        <w:lvlJc w:val="left"/>
      </w:lvl>
    </w:lvlOverride>
  </w:num>
  <w:num w:numId="47">
    <w:abstractNumId w:val="5"/>
    <w:lvlOverride w:ilvl="1">
      <w:lvl w:ilvl="1">
        <w:numFmt w:val="lowerLetter"/>
        <w:lvlText w:val="%2."/>
        <w:lvlJc w:val="left"/>
      </w:lvl>
    </w:lvlOverride>
    <w:lvlOverride w:ilvl="2">
      <w:lvl w:ilvl="2">
        <w:numFmt w:val="lowerRoman"/>
        <w:lvlText w:val="%3."/>
        <w:lvlJc w:val="right"/>
      </w:lvl>
    </w:lvlOverride>
  </w:num>
  <w:num w:numId="48">
    <w:abstractNumId w:val="5"/>
    <w:lvlOverride w:ilvl="1">
      <w:lvl w:ilvl="1">
        <w:numFmt w:val="lowerLetter"/>
        <w:lvlText w:val="%2."/>
        <w:lvlJc w:val="left"/>
      </w:lvl>
    </w:lvlOverride>
    <w:lvlOverride w:ilvl="2">
      <w:lvl w:ilvl="2">
        <w:numFmt w:val="lowerRoman"/>
        <w:lvlText w:val="%3."/>
        <w:lvlJc w:val="right"/>
      </w:lvl>
    </w:lvlOverride>
  </w:num>
  <w:num w:numId="49">
    <w:abstractNumId w:val="11"/>
  </w:num>
  <w:num w:numId="50">
    <w:abstractNumId w:val="13"/>
  </w:num>
  <w:num w:numId="51">
    <w:abstractNumId w:val="12"/>
  </w:num>
  <w:num w:numId="52">
    <w:abstractNumId w:val="14"/>
  </w:num>
  <w:num w:numId="53">
    <w:abstractNumId w:val="2"/>
  </w:num>
  <w:num w:numId="54">
    <w:abstractNumId w:val="2"/>
    <w:lvlOverride w:ilvl="1">
      <w:lvl w:ilvl="1">
        <w:numFmt w:val="lowerLetter"/>
        <w:lvlText w:val="%2."/>
        <w:lvlJc w:val="left"/>
      </w:lvl>
    </w:lvlOverride>
  </w:num>
  <w:num w:numId="55">
    <w:abstractNumId w:val="2"/>
    <w:lvlOverride w:ilvl="1">
      <w:lvl w:ilvl="1">
        <w:numFmt w:val="lowerLetter"/>
        <w:lvlText w:val="%2."/>
        <w:lvlJc w:val="left"/>
      </w:lvl>
    </w:lvlOverride>
    <w:lvlOverride w:ilvl="2">
      <w:lvl w:ilvl="2">
        <w:numFmt w:val="lowerRoman"/>
        <w:lvlText w:val="%3."/>
        <w:lvlJc w:val="right"/>
      </w:lvl>
    </w:lvlOverride>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rimaux, Louis-Rene">
    <w15:presenceInfo w15:providerId="AD" w15:userId="S-1-5-21-1407069837-2091007605-538272213-12600329"/>
  </w15:person>
  <w15:person w15:author="swolberg@amazon.com">
    <w15:presenceInfo w15:providerId="None" w15:userId="swolberg@amazon.com"/>
  </w15:person>
  <w15:person w15:author="Wolberg, Sarah">
    <w15:presenceInfo w15:providerId="AD" w15:userId="S-1-5-21-1407069837-2091007605-538272213-425384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2A"/>
    <w:rsid w:val="00001722"/>
    <w:rsid w:val="000027BC"/>
    <w:rsid w:val="000055DA"/>
    <w:rsid w:val="00006396"/>
    <w:rsid w:val="00014727"/>
    <w:rsid w:val="00031AF7"/>
    <w:rsid w:val="0003789D"/>
    <w:rsid w:val="00042D1D"/>
    <w:rsid w:val="00055CBA"/>
    <w:rsid w:val="0005688E"/>
    <w:rsid w:val="000665B1"/>
    <w:rsid w:val="00070230"/>
    <w:rsid w:val="0007036D"/>
    <w:rsid w:val="000A0806"/>
    <w:rsid w:val="000A2C64"/>
    <w:rsid w:val="000A64E9"/>
    <w:rsid w:val="000A6505"/>
    <w:rsid w:val="000B1538"/>
    <w:rsid w:val="000B5B2C"/>
    <w:rsid w:val="000C11EA"/>
    <w:rsid w:val="000D7089"/>
    <w:rsid w:val="000D7F17"/>
    <w:rsid w:val="000E7F6E"/>
    <w:rsid w:val="000F3D1C"/>
    <w:rsid w:val="000F5969"/>
    <w:rsid w:val="00100EFD"/>
    <w:rsid w:val="00114134"/>
    <w:rsid w:val="00114E21"/>
    <w:rsid w:val="00116C2A"/>
    <w:rsid w:val="00122400"/>
    <w:rsid w:val="00123ECB"/>
    <w:rsid w:val="001406DE"/>
    <w:rsid w:val="00141B1F"/>
    <w:rsid w:val="00145EAC"/>
    <w:rsid w:val="00153FBD"/>
    <w:rsid w:val="00157595"/>
    <w:rsid w:val="0016045C"/>
    <w:rsid w:val="00163419"/>
    <w:rsid w:val="00171E06"/>
    <w:rsid w:val="0017269A"/>
    <w:rsid w:val="00185D92"/>
    <w:rsid w:val="00190C2B"/>
    <w:rsid w:val="001939C9"/>
    <w:rsid w:val="001B2150"/>
    <w:rsid w:val="001B2E93"/>
    <w:rsid w:val="001C5668"/>
    <w:rsid w:val="001C66E3"/>
    <w:rsid w:val="001D0D38"/>
    <w:rsid w:val="001D415E"/>
    <w:rsid w:val="001E107C"/>
    <w:rsid w:val="001E432D"/>
    <w:rsid w:val="001E553D"/>
    <w:rsid w:val="001F4FAD"/>
    <w:rsid w:val="001F7200"/>
    <w:rsid w:val="001F74F6"/>
    <w:rsid w:val="00206460"/>
    <w:rsid w:val="0022029B"/>
    <w:rsid w:val="00221C5D"/>
    <w:rsid w:val="00223AE6"/>
    <w:rsid w:val="00223FF4"/>
    <w:rsid w:val="00227549"/>
    <w:rsid w:val="00247A5A"/>
    <w:rsid w:val="00252622"/>
    <w:rsid w:val="00252C06"/>
    <w:rsid w:val="00263410"/>
    <w:rsid w:val="00263ABA"/>
    <w:rsid w:val="002700D9"/>
    <w:rsid w:val="002702D7"/>
    <w:rsid w:val="00273904"/>
    <w:rsid w:val="002821AA"/>
    <w:rsid w:val="002834C7"/>
    <w:rsid w:val="002963DD"/>
    <w:rsid w:val="002A3D1E"/>
    <w:rsid w:val="002A5F5D"/>
    <w:rsid w:val="002B5BD6"/>
    <w:rsid w:val="002C01F3"/>
    <w:rsid w:val="002D63DF"/>
    <w:rsid w:val="002F6843"/>
    <w:rsid w:val="00302C00"/>
    <w:rsid w:val="00304B8B"/>
    <w:rsid w:val="00310849"/>
    <w:rsid w:val="00313E78"/>
    <w:rsid w:val="00314FE3"/>
    <w:rsid w:val="00315622"/>
    <w:rsid w:val="00316F39"/>
    <w:rsid w:val="00320D5F"/>
    <w:rsid w:val="003312C2"/>
    <w:rsid w:val="0034198F"/>
    <w:rsid w:val="00341B78"/>
    <w:rsid w:val="00347077"/>
    <w:rsid w:val="00352F27"/>
    <w:rsid w:val="00353752"/>
    <w:rsid w:val="003553D4"/>
    <w:rsid w:val="00355B02"/>
    <w:rsid w:val="003602AA"/>
    <w:rsid w:val="003623B2"/>
    <w:rsid w:val="003635F9"/>
    <w:rsid w:val="00364249"/>
    <w:rsid w:val="00364FEB"/>
    <w:rsid w:val="00365C6E"/>
    <w:rsid w:val="003824D5"/>
    <w:rsid w:val="00386904"/>
    <w:rsid w:val="0039066D"/>
    <w:rsid w:val="003A05CE"/>
    <w:rsid w:val="003A19F1"/>
    <w:rsid w:val="003B1025"/>
    <w:rsid w:val="003B24DB"/>
    <w:rsid w:val="003B2FB2"/>
    <w:rsid w:val="003C1867"/>
    <w:rsid w:val="003C4C57"/>
    <w:rsid w:val="003C5567"/>
    <w:rsid w:val="003D0D6F"/>
    <w:rsid w:val="003D111C"/>
    <w:rsid w:val="003D59A0"/>
    <w:rsid w:val="003E307E"/>
    <w:rsid w:val="003E3F8D"/>
    <w:rsid w:val="003E5BCD"/>
    <w:rsid w:val="003E7E05"/>
    <w:rsid w:val="003F7C27"/>
    <w:rsid w:val="00400CC6"/>
    <w:rsid w:val="00406BAB"/>
    <w:rsid w:val="004070AB"/>
    <w:rsid w:val="00414FFE"/>
    <w:rsid w:val="00416F54"/>
    <w:rsid w:val="00417678"/>
    <w:rsid w:val="00427457"/>
    <w:rsid w:val="004352BA"/>
    <w:rsid w:val="00441C02"/>
    <w:rsid w:val="00442FBD"/>
    <w:rsid w:val="0044673E"/>
    <w:rsid w:val="00456E4F"/>
    <w:rsid w:val="0047218A"/>
    <w:rsid w:val="00475562"/>
    <w:rsid w:val="0047680A"/>
    <w:rsid w:val="00476C11"/>
    <w:rsid w:val="004774B1"/>
    <w:rsid w:val="00480F62"/>
    <w:rsid w:val="00494ACD"/>
    <w:rsid w:val="00497C63"/>
    <w:rsid w:val="004A3E25"/>
    <w:rsid w:val="004A3EDF"/>
    <w:rsid w:val="004B0312"/>
    <w:rsid w:val="004B2B40"/>
    <w:rsid w:val="004B3C2B"/>
    <w:rsid w:val="004B487B"/>
    <w:rsid w:val="004C50C1"/>
    <w:rsid w:val="004C5489"/>
    <w:rsid w:val="004D46EE"/>
    <w:rsid w:val="004D7E35"/>
    <w:rsid w:val="004E0362"/>
    <w:rsid w:val="004E14BF"/>
    <w:rsid w:val="004E3E5D"/>
    <w:rsid w:val="004E403A"/>
    <w:rsid w:val="004E4B63"/>
    <w:rsid w:val="00501AAB"/>
    <w:rsid w:val="00516853"/>
    <w:rsid w:val="00516B3F"/>
    <w:rsid w:val="00516D9E"/>
    <w:rsid w:val="005244B5"/>
    <w:rsid w:val="00527A57"/>
    <w:rsid w:val="0053553D"/>
    <w:rsid w:val="00535D12"/>
    <w:rsid w:val="0055620A"/>
    <w:rsid w:val="00560443"/>
    <w:rsid w:val="00563588"/>
    <w:rsid w:val="005638E0"/>
    <w:rsid w:val="00564870"/>
    <w:rsid w:val="00566C83"/>
    <w:rsid w:val="0057342B"/>
    <w:rsid w:val="0059486E"/>
    <w:rsid w:val="00595607"/>
    <w:rsid w:val="00596C48"/>
    <w:rsid w:val="005A4A80"/>
    <w:rsid w:val="005B1DB3"/>
    <w:rsid w:val="005C714B"/>
    <w:rsid w:val="005D14F4"/>
    <w:rsid w:val="005D2865"/>
    <w:rsid w:val="005D3E9D"/>
    <w:rsid w:val="005D671E"/>
    <w:rsid w:val="005E1872"/>
    <w:rsid w:val="005E3334"/>
    <w:rsid w:val="005F44E9"/>
    <w:rsid w:val="005F5A59"/>
    <w:rsid w:val="006047B8"/>
    <w:rsid w:val="006204D5"/>
    <w:rsid w:val="0063330E"/>
    <w:rsid w:val="006347C1"/>
    <w:rsid w:val="006415D2"/>
    <w:rsid w:val="0064261E"/>
    <w:rsid w:val="00642E6A"/>
    <w:rsid w:val="00644AC1"/>
    <w:rsid w:val="0064760D"/>
    <w:rsid w:val="0064779D"/>
    <w:rsid w:val="00647A89"/>
    <w:rsid w:val="00655CB0"/>
    <w:rsid w:val="00667BFA"/>
    <w:rsid w:val="00684CA1"/>
    <w:rsid w:val="00687C09"/>
    <w:rsid w:val="0069240D"/>
    <w:rsid w:val="00696A70"/>
    <w:rsid w:val="006A6B35"/>
    <w:rsid w:val="006B7932"/>
    <w:rsid w:val="006C5795"/>
    <w:rsid w:val="006D339B"/>
    <w:rsid w:val="006D6AD6"/>
    <w:rsid w:val="006F13AD"/>
    <w:rsid w:val="006F2C1D"/>
    <w:rsid w:val="00701E5B"/>
    <w:rsid w:val="00722AFF"/>
    <w:rsid w:val="007238CB"/>
    <w:rsid w:val="00727FB5"/>
    <w:rsid w:val="007306C7"/>
    <w:rsid w:val="00755C81"/>
    <w:rsid w:val="00761767"/>
    <w:rsid w:val="00766E5E"/>
    <w:rsid w:val="00773051"/>
    <w:rsid w:val="007758DA"/>
    <w:rsid w:val="007765FA"/>
    <w:rsid w:val="00784A10"/>
    <w:rsid w:val="00784B91"/>
    <w:rsid w:val="007850EB"/>
    <w:rsid w:val="007874E6"/>
    <w:rsid w:val="00794BE9"/>
    <w:rsid w:val="007964B7"/>
    <w:rsid w:val="007B4FDE"/>
    <w:rsid w:val="007B534F"/>
    <w:rsid w:val="007C4CD2"/>
    <w:rsid w:val="007C6248"/>
    <w:rsid w:val="007D6BE9"/>
    <w:rsid w:val="007E174C"/>
    <w:rsid w:val="007E3BB4"/>
    <w:rsid w:val="007F4EF3"/>
    <w:rsid w:val="007F6C33"/>
    <w:rsid w:val="00806E9C"/>
    <w:rsid w:val="008117B8"/>
    <w:rsid w:val="00815DFC"/>
    <w:rsid w:val="00821C3A"/>
    <w:rsid w:val="00823C80"/>
    <w:rsid w:val="0082629A"/>
    <w:rsid w:val="00835901"/>
    <w:rsid w:val="00836D65"/>
    <w:rsid w:val="008378E9"/>
    <w:rsid w:val="00844AFA"/>
    <w:rsid w:val="00844FB2"/>
    <w:rsid w:val="008549AF"/>
    <w:rsid w:val="00855A7A"/>
    <w:rsid w:val="00860E2C"/>
    <w:rsid w:val="008670B7"/>
    <w:rsid w:val="008704BB"/>
    <w:rsid w:val="008754F1"/>
    <w:rsid w:val="00880060"/>
    <w:rsid w:val="00880486"/>
    <w:rsid w:val="0089351F"/>
    <w:rsid w:val="00895945"/>
    <w:rsid w:val="00897338"/>
    <w:rsid w:val="008A31E2"/>
    <w:rsid w:val="008A5AF6"/>
    <w:rsid w:val="008A63AA"/>
    <w:rsid w:val="008A67DF"/>
    <w:rsid w:val="008A79A2"/>
    <w:rsid w:val="008A7E3D"/>
    <w:rsid w:val="008B3644"/>
    <w:rsid w:val="008B66F1"/>
    <w:rsid w:val="008C2590"/>
    <w:rsid w:val="008C34D8"/>
    <w:rsid w:val="008C77DB"/>
    <w:rsid w:val="008E325B"/>
    <w:rsid w:val="008E5016"/>
    <w:rsid w:val="008F7B12"/>
    <w:rsid w:val="00907397"/>
    <w:rsid w:val="009140FB"/>
    <w:rsid w:val="00923623"/>
    <w:rsid w:val="0092515B"/>
    <w:rsid w:val="00925711"/>
    <w:rsid w:val="00931634"/>
    <w:rsid w:val="00933CA9"/>
    <w:rsid w:val="00934726"/>
    <w:rsid w:val="0093720E"/>
    <w:rsid w:val="0094543F"/>
    <w:rsid w:val="009475A5"/>
    <w:rsid w:val="00951C53"/>
    <w:rsid w:val="009522D1"/>
    <w:rsid w:val="00973C09"/>
    <w:rsid w:val="00973FB0"/>
    <w:rsid w:val="009871F3"/>
    <w:rsid w:val="00995808"/>
    <w:rsid w:val="009A6DF2"/>
    <w:rsid w:val="009B2C6B"/>
    <w:rsid w:val="009B3677"/>
    <w:rsid w:val="009C0A14"/>
    <w:rsid w:val="009C16F9"/>
    <w:rsid w:val="009D4983"/>
    <w:rsid w:val="009D4DB9"/>
    <w:rsid w:val="009E22BB"/>
    <w:rsid w:val="009E301A"/>
    <w:rsid w:val="009F2D2A"/>
    <w:rsid w:val="009F39DE"/>
    <w:rsid w:val="009F79C3"/>
    <w:rsid w:val="00A013D9"/>
    <w:rsid w:val="00A01A22"/>
    <w:rsid w:val="00A07546"/>
    <w:rsid w:val="00A26E91"/>
    <w:rsid w:val="00A27199"/>
    <w:rsid w:val="00A271FF"/>
    <w:rsid w:val="00A33078"/>
    <w:rsid w:val="00A3731C"/>
    <w:rsid w:val="00A42003"/>
    <w:rsid w:val="00A43AC1"/>
    <w:rsid w:val="00A43B47"/>
    <w:rsid w:val="00A45B36"/>
    <w:rsid w:val="00A468ED"/>
    <w:rsid w:val="00A5062B"/>
    <w:rsid w:val="00A53A12"/>
    <w:rsid w:val="00A55402"/>
    <w:rsid w:val="00A55710"/>
    <w:rsid w:val="00A56A52"/>
    <w:rsid w:val="00A6425E"/>
    <w:rsid w:val="00A805A1"/>
    <w:rsid w:val="00A82DF7"/>
    <w:rsid w:val="00A85B4C"/>
    <w:rsid w:val="00A974CD"/>
    <w:rsid w:val="00AA407E"/>
    <w:rsid w:val="00AA4CB9"/>
    <w:rsid w:val="00AB0CD8"/>
    <w:rsid w:val="00AB5E40"/>
    <w:rsid w:val="00AB5FF9"/>
    <w:rsid w:val="00AB77ED"/>
    <w:rsid w:val="00AB7E65"/>
    <w:rsid w:val="00AC1FC1"/>
    <w:rsid w:val="00AD38E2"/>
    <w:rsid w:val="00AE1A94"/>
    <w:rsid w:val="00AE4D28"/>
    <w:rsid w:val="00B05AE7"/>
    <w:rsid w:val="00B06350"/>
    <w:rsid w:val="00B325CE"/>
    <w:rsid w:val="00B33B97"/>
    <w:rsid w:val="00B47B8A"/>
    <w:rsid w:val="00B55ED7"/>
    <w:rsid w:val="00B71610"/>
    <w:rsid w:val="00B81516"/>
    <w:rsid w:val="00BA322A"/>
    <w:rsid w:val="00BA76E8"/>
    <w:rsid w:val="00BB2FFA"/>
    <w:rsid w:val="00BB3E4C"/>
    <w:rsid w:val="00BB5D59"/>
    <w:rsid w:val="00BC17DF"/>
    <w:rsid w:val="00BD2438"/>
    <w:rsid w:val="00BD2A4E"/>
    <w:rsid w:val="00BD3D06"/>
    <w:rsid w:val="00BD6CCB"/>
    <w:rsid w:val="00BF0E88"/>
    <w:rsid w:val="00BF342D"/>
    <w:rsid w:val="00C0095A"/>
    <w:rsid w:val="00C0165D"/>
    <w:rsid w:val="00C124F5"/>
    <w:rsid w:val="00C1792B"/>
    <w:rsid w:val="00C236DF"/>
    <w:rsid w:val="00C3340D"/>
    <w:rsid w:val="00C34A6A"/>
    <w:rsid w:val="00C441BF"/>
    <w:rsid w:val="00C44A99"/>
    <w:rsid w:val="00C47104"/>
    <w:rsid w:val="00C53EF1"/>
    <w:rsid w:val="00C55CED"/>
    <w:rsid w:val="00C645A0"/>
    <w:rsid w:val="00C7070B"/>
    <w:rsid w:val="00C77A26"/>
    <w:rsid w:val="00C820B1"/>
    <w:rsid w:val="00C8721F"/>
    <w:rsid w:val="00C927D4"/>
    <w:rsid w:val="00CA0C26"/>
    <w:rsid w:val="00CA160F"/>
    <w:rsid w:val="00CB3242"/>
    <w:rsid w:val="00CB6531"/>
    <w:rsid w:val="00CC5BC0"/>
    <w:rsid w:val="00CD1EB2"/>
    <w:rsid w:val="00CE16A8"/>
    <w:rsid w:val="00CE2699"/>
    <w:rsid w:val="00CE397C"/>
    <w:rsid w:val="00CE3E92"/>
    <w:rsid w:val="00CF017A"/>
    <w:rsid w:val="00D01B58"/>
    <w:rsid w:val="00D060B3"/>
    <w:rsid w:val="00D24AE2"/>
    <w:rsid w:val="00D320B0"/>
    <w:rsid w:val="00D40556"/>
    <w:rsid w:val="00D46805"/>
    <w:rsid w:val="00D62642"/>
    <w:rsid w:val="00D64CF4"/>
    <w:rsid w:val="00D77400"/>
    <w:rsid w:val="00D877A6"/>
    <w:rsid w:val="00D91118"/>
    <w:rsid w:val="00D91D02"/>
    <w:rsid w:val="00DA57D3"/>
    <w:rsid w:val="00DB6917"/>
    <w:rsid w:val="00DC71B5"/>
    <w:rsid w:val="00DD2909"/>
    <w:rsid w:val="00DE40B1"/>
    <w:rsid w:val="00DE6702"/>
    <w:rsid w:val="00DF13DB"/>
    <w:rsid w:val="00DF5B08"/>
    <w:rsid w:val="00DF6899"/>
    <w:rsid w:val="00E01217"/>
    <w:rsid w:val="00E111BA"/>
    <w:rsid w:val="00E163F7"/>
    <w:rsid w:val="00E2224F"/>
    <w:rsid w:val="00E3395C"/>
    <w:rsid w:val="00E37378"/>
    <w:rsid w:val="00E41F8F"/>
    <w:rsid w:val="00E42475"/>
    <w:rsid w:val="00E60D0B"/>
    <w:rsid w:val="00E67847"/>
    <w:rsid w:val="00E95F31"/>
    <w:rsid w:val="00EA3160"/>
    <w:rsid w:val="00EB7204"/>
    <w:rsid w:val="00EC21FD"/>
    <w:rsid w:val="00ED593C"/>
    <w:rsid w:val="00EE5DD8"/>
    <w:rsid w:val="00EF10F3"/>
    <w:rsid w:val="00EF6C2F"/>
    <w:rsid w:val="00F01C07"/>
    <w:rsid w:val="00F118EC"/>
    <w:rsid w:val="00F13B42"/>
    <w:rsid w:val="00F146EB"/>
    <w:rsid w:val="00F15D4A"/>
    <w:rsid w:val="00F2377D"/>
    <w:rsid w:val="00F237CC"/>
    <w:rsid w:val="00F36B0C"/>
    <w:rsid w:val="00F4597B"/>
    <w:rsid w:val="00F50B60"/>
    <w:rsid w:val="00F61B09"/>
    <w:rsid w:val="00F64EB7"/>
    <w:rsid w:val="00F6684F"/>
    <w:rsid w:val="00F751B8"/>
    <w:rsid w:val="00F75DA2"/>
    <w:rsid w:val="00F8615B"/>
    <w:rsid w:val="00FA1549"/>
    <w:rsid w:val="00FD2F11"/>
    <w:rsid w:val="00FD7453"/>
    <w:rsid w:val="00FF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86A2"/>
  <w15:chartTrackingRefBased/>
  <w15:docId w15:val="{CDB5D88E-5B7D-4462-955C-44B4CC42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0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63AA"/>
    <w:pPr>
      <w:keepNext/>
      <w:keepLines/>
      <w:spacing w:before="200" w:after="0" w:line="240" w:lineRule="auto"/>
      <w:outlineLvl w:val="2"/>
    </w:pPr>
    <w:rPr>
      <w:rFonts w:ascii="Helvetica" w:eastAsiaTheme="majorEastAsia" w:hAnsi="Helvetica"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16C2A"/>
  </w:style>
  <w:style w:type="paragraph" w:styleId="Header">
    <w:name w:val="header"/>
    <w:basedOn w:val="Normal"/>
    <w:link w:val="HeaderChar"/>
    <w:uiPriority w:val="99"/>
    <w:unhideWhenUsed/>
    <w:rsid w:val="00116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2A"/>
  </w:style>
  <w:style w:type="paragraph" w:styleId="Footer">
    <w:name w:val="footer"/>
    <w:basedOn w:val="Normal"/>
    <w:link w:val="FooterChar"/>
    <w:uiPriority w:val="99"/>
    <w:unhideWhenUsed/>
    <w:rsid w:val="00116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2A"/>
  </w:style>
  <w:style w:type="paragraph" w:styleId="ListParagraph">
    <w:name w:val="List Paragraph"/>
    <w:basedOn w:val="Normal"/>
    <w:uiPriority w:val="34"/>
    <w:qFormat/>
    <w:rsid w:val="00116C2A"/>
    <w:pPr>
      <w:ind w:left="720"/>
      <w:contextualSpacing/>
    </w:pPr>
  </w:style>
  <w:style w:type="paragraph" w:styleId="Caption">
    <w:name w:val="caption"/>
    <w:basedOn w:val="Normal"/>
    <w:next w:val="Normal"/>
    <w:uiPriority w:val="35"/>
    <w:unhideWhenUsed/>
    <w:qFormat/>
    <w:rsid w:val="00D24AE2"/>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rsid w:val="00A271FF"/>
    <w:pPr>
      <w:spacing w:after="0" w:line="240" w:lineRule="auto"/>
    </w:pPr>
    <w:rPr>
      <w:rFonts w:eastAsiaTheme="minorEastAsia"/>
      <w:sz w:val="20"/>
      <w:szCs w:val="20"/>
      <w:lang w:eastAsia="zh-CN"/>
    </w:rPr>
  </w:style>
  <w:style w:type="character" w:customStyle="1" w:styleId="CommentTextChar">
    <w:name w:val="Comment Text Char"/>
    <w:basedOn w:val="DefaultParagraphFont"/>
    <w:link w:val="CommentText"/>
    <w:uiPriority w:val="99"/>
    <w:rsid w:val="00A271FF"/>
    <w:rPr>
      <w:rFonts w:eastAsiaTheme="minorEastAsia"/>
      <w:sz w:val="20"/>
      <w:szCs w:val="20"/>
      <w:lang w:eastAsia="zh-CN"/>
    </w:rPr>
  </w:style>
  <w:style w:type="character" w:styleId="CommentReference">
    <w:name w:val="annotation reference"/>
    <w:basedOn w:val="DefaultParagraphFont"/>
    <w:uiPriority w:val="99"/>
    <w:unhideWhenUsed/>
    <w:rsid w:val="00A271FF"/>
    <w:rPr>
      <w:sz w:val="16"/>
      <w:szCs w:val="16"/>
    </w:rPr>
  </w:style>
  <w:style w:type="paragraph" w:styleId="BalloonText">
    <w:name w:val="Balloon Text"/>
    <w:basedOn w:val="Normal"/>
    <w:link w:val="BalloonTextChar"/>
    <w:uiPriority w:val="99"/>
    <w:semiHidden/>
    <w:unhideWhenUsed/>
    <w:rsid w:val="00A271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1FF"/>
    <w:rPr>
      <w:rFonts w:ascii="Segoe UI" w:hAnsi="Segoe UI" w:cs="Segoe UI"/>
      <w:sz w:val="18"/>
      <w:szCs w:val="18"/>
    </w:rPr>
  </w:style>
  <w:style w:type="character" w:customStyle="1" w:styleId="normaltextrun">
    <w:name w:val="normaltextrun"/>
    <w:basedOn w:val="DefaultParagraphFont"/>
    <w:rsid w:val="002D63DF"/>
  </w:style>
  <w:style w:type="paragraph" w:styleId="NormalWeb">
    <w:name w:val="Normal (Web)"/>
    <w:basedOn w:val="Normal"/>
    <w:uiPriority w:val="99"/>
    <w:unhideWhenUsed/>
    <w:rsid w:val="00A3731C"/>
    <w:pPr>
      <w:spacing w:before="100" w:beforeAutospacing="1" w:after="100" w:afterAutospacing="1" w:line="240" w:lineRule="auto"/>
    </w:pPr>
    <w:rPr>
      <w:rFonts w:ascii="Times New Roman" w:eastAsia="Times New Roman" w:hAnsi="Times New Roman" w:cs="Times New Roman"/>
      <w:sz w:val="24"/>
      <w:szCs w:val="24"/>
    </w:rPr>
  </w:style>
  <w:style w:type="table" w:styleId="LightList">
    <w:name w:val="Light List"/>
    <w:basedOn w:val="TableNormal"/>
    <w:uiPriority w:val="61"/>
    <w:rsid w:val="00DD2909"/>
    <w:pPr>
      <w:spacing w:after="0" w:line="240" w:lineRule="auto"/>
    </w:pPr>
    <w:rPr>
      <w:rFonts w:eastAsiaTheme="minorEastAsia"/>
      <w:sz w:val="24"/>
      <w:szCs w:val="24"/>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rsid w:val="008A63AA"/>
    <w:rPr>
      <w:rFonts w:ascii="Helvetica" w:eastAsiaTheme="majorEastAsia" w:hAnsi="Helvetica" w:cstheme="majorBidi"/>
      <w:b/>
      <w:bCs/>
      <w:sz w:val="24"/>
      <w:szCs w:val="24"/>
    </w:rPr>
  </w:style>
  <w:style w:type="character" w:styleId="Hyperlink">
    <w:name w:val="Hyperlink"/>
    <w:basedOn w:val="DefaultParagraphFont"/>
    <w:uiPriority w:val="99"/>
    <w:unhideWhenUsed/>
    <w:rsid w:val="000665B1"/>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638E0"/>
    <w:pPr>
      <w:spacing w:after="160"/>
    </w:pPr>
    <w:rPr>
      <w:rFonts w:eastAsiaTheme="minorHAnsi"/>
      <w:b/>
      <w:bCs/>
      <w:lang w:eastAsia="en-US"/>
    </w:rPr>
  </w:style>
  <w:style w:type="character" w:customStyle="1" w:styleId="CommentSubjectChar">
    <w:name w:val="Comment Subject Char"/>
    <w:basedOn w:val="CommentTextChar"/>
    <w:link w:val="CommentSubject"/>
    <w:uiPriority w:val="99"/>
    <w:semiHidden/>
    <w:rsid w:val="005638E0"/>
    <w:rPr>
      <w:rFonts w:eastAsiaTheme="minorEastAsia"/>
      <w:b/>
      <w:bCs/>
      <w:sz w:val="20"/>
      <w:szCs w:val="20"/>
      <w:lang w:eastAsia="zh-CN"/>
    </w:rPr>
  </w:style>
  <w:style w:type="paragraph" w:styleId="Revision">
    <w:name w:val="Revision"/>
    <w:hidden/>
    <w:uiPriority w:val="99"/>
    <w:semiHidden/>
    <w:rsid w:val="00185D92"/>
    <w:pPr>
      <w:spacing w:after="0" w:line="240" w:lineRule="auto"/>
    </w:pPr>
  </w:style>
  <w:style w:type="table" w:styleId="TableGrid">
    <w:name w:val="Table Grid"/>
    <w:basedOn w:val="TableNormal"/>
    <w:uiPriority w:val="39"/>
    <w:rsid w:val="00364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A407E"/>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855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841873">
      <w:bodyDiv w:val="1"/>
      <w:marLeft w:val="0"/>
      <w:marRight w:val="0"/>
      <w:marTop w:val="0"/>
      <w:marBottom w:val="0"/>
      <w:divBdr>
        <w:top w:val="none" w:sz="0" w:space="0" w:color="auto"/>
        <w:left w:val="none" w:sz="0" w:space="0" w:color="auto"/>
        <w:bottom w:val="none" w:sz="0" w:space="0" w:color="auto"/>
        <w:right w:val="none" w:sz="0" w:space="0" w:color="auto"/>
      </w:divBdr>
    </w:div>
    <w:div w:id="452988647">
      <w:bodyDiv w:val="1"/>
      <w:marLeft w:val="0"/>
      <w:marRight w:val="0"/>
      <w:marTop w:val="0"/>
      <w:marBottom w:val="0"/>
      <w:divBdr>
        <w:top w:val="none" w:sz="0" w:space="0" w:color="auto"/>
        <w:left w:val="none" w:sz="0" w:space="0" w:color="auto"/>
        <w:bottom w:val="none" w:sz="0" w:space="0" w:color="auto"/>
        <w:right w:val="none" w:sz="0" w:space="0" w:color="auto"/>
      </w:divBdr>
    </w:div>
    <w:div w:id="543174128">
      <w:bodyDiv w:val="1"/>
      <w:marLeft w:val="0"/>
      <w:marRight w:val="0"/>
      <w:marTop w:val="0"/>
      <w:marBottom w:val="0"/>
      <w:divBdr>
        <w:top w:val="none" w:sz="0" w:space="0" w:color="auto"/>
        <w:left w:val="none" w:sz="0" w:space="0" w:color="auto"/>
        <w:bottom w:val="none" w:sz="0" w:space="0" w:color="auto"/>
        <w:right w:val="none" w:sz="0" w:space="0" w:color="auto"/>
      </w:divBdr>
    </w:div>
    <w:div w:id="977297648">
      <w:bodyDiv w:val="1"/>
      <w:marLeft w:val="0"/>
      <w:marRight w:val="0"/>
      <w:marTop w:val="0"/>
      <w:marBottom w:val="0"/>
      <w:divBdr>
        <w:top w:val="none" w:sz="0" w:space="0" w:color="auto"/>
        <w:left w:val="none" w:sz="0" w:space="0" w:color="auto"/>
        <w:bottom w:val="none" w:sz="0" w:space="0" w:color="auto"/>
        <w:right w:val="none" w:sz="0" w:space="0" w:color="auto"/>
      </w:divBdr>
    </w:div>
    <w:div w:id="1536121147">
      <w:bodyDiv w:val="1"/>
      <w:marLeft w:val="0"/>
      <w:marRight w:val="0"/>
      <w:marTop w:val="0"/>
      <w:marBottom w:val="0"/>
      <w:divBdr>
        <w:top w:val="none" w:sz="0" w:space="0" w:color="auto"/>
        <w:left w:val="none" w:sz="0" w:space="0" w:color="auto"/>
        <w:bottom w:val="none" w:sz="0" w:space="0" w:color="auto"/>
        <w:right w:val="none" w:sz="0" w:space="0" w:color="auto"/>
      </w:divBdr>
    </w:div>
    <w:div w:id="1593705156">
      <w:bodyDiv w:val="1"/>
      <w:marLeft w:val="0"/>
      <w:marRight w:val="0"/>
      <w:marTop w:val="0"/>
      <w:marBottom w:val="0"/>
      <w:divBdr>
        <w:top w:val="none" w:sz="0" w:space="0" w:color="auto"/>
        <w:left w:val="none" w:sz="0" w:space="0" w:color="auto"/>
        <w:bottom w:val="none" w:sz="0" w:space="0" w:color="auto"/>
        <w:right w:val="none" w:sz="0" w:space="0" w:color="auto"/>
      </w:divBdr>
    </w:div>
    <w:div w:id="18184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D5245D5CFA6640980723A3B29F87DA" ma:contentTypeVersion="1" ma:contentTypeDescription="Create a new document." ma:contentTypeScope="" ma:versionID="86f3d5a8ffca0c366e7b5aeef89087f3">
  <xsd:schema xmlns:xsd="http://www.w3.org/2001/XMLSchema" xmlns:xs="http://www.w3.org/2001/XMLSchema" xmlns:p="http://schemas.microsoft.com/office/2006/metadata/properties" xmlns:ns2="91dd92a9-bf93-40a7-b375-24d94a63a95f" targetNamespace="http://schemas.microsoft.com/office/2006/metadata/properties" ma:root="true" ma:fieldsID="ab950af134ce53e04318e89ab688a8f6" ns2:_="">
    <xsd:import namespace="91dd92a9-bf93-40a7-b375-24d94a63a95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d92a9-bf93-40a7-b375-24d94a63a95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6412E-37BD-4AC8-A6B9-C2C277378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d92a9-bf93-40a7-b375-24d94a63a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27E6D4-00E7-409E-96A4-2A39458F0A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531E8B-F45D-4C19-9EBB-E1D63CD42CE3}">
  <ds:schemaRefs>
    <ds:schemaRef ds:uri="http://schemas.microsoft.com/sharepoint/v3/contenttype/forms"/>
  </ds:schemaRefs>
</ds:datastoreItem>
</file>

<file path=customXml/itemProps4.xml><?xml version="1.0" encoding="utf-8"?>
<ds:datastoreItem xmlns:ds="http://schemas.openxmlformats.org/officeDocument/2006/customXml" ds:itemID="{E0BABF32-CB95-414F-8316-5BABD15A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7736</Words>
  <Characters>44100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51733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Wolberg, Sarah</dc:creator>
  <cp:keywords/>
  <dc:description/>
  <cp:lastModifiedBy>Wolberg, Sarah</cp:lastModifiedBy>
  <cp:revision>2</cp:revision>
  <dcterms:created xsi:type="dcterms:W3CDTF">2023-11-13T21:21:00Z</dcterms:created>
  <dcterms:modified xsi:type="dcterms:W3CDTF">2023-11-13T21:21:00Z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0x01010006D5245D5CFA6640980723A3B29F87DA</vt:lpwstr>
  </property>
</Properties>
</file>